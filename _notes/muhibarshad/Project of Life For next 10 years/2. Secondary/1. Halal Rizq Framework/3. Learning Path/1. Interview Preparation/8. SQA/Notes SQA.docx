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2002" w:rsidRDefault="005C2002" w:rsidP="005C2002">
      <w:pPr>
        <w:tabs>
          <w:tab w:val="center" w:pos="4680"/>
        </w:tabs>
        <w:spacing w:before="100" w:beforeAutospacing="1" w:after="100" w:afterAutospacing="1" w:line="240" w:lineRule="auto"/>
        <w:outlineLvl w:val="0"/>
        <w:rPr>
          <w:rFonts w:ascii="Times New Roman" w:eastAsia="Times New Roman" w:hAnsi="Times New Roman" w:cs="Times New Roman"/>
          <w:b/>
          <w:bCs/>
          <w:kern w:val="36"/>
          <w:sz w:val="28"/>
          <w:szCs w:val="48"/>
        </w:rPr>
      </w:pPr>
      <w:r w:rsidRPr="005C2002">
        <w:rPr>
          <w:rFonts w:ascii="Times New Roman" w:eastAsia="Times New Roman" w:hAnsi="Times New Roman" w:cs="Times New Roman"/>
          <w:b/>
          <w:bCs/>
          <w:kern w:val="36"/>
          <w:sz w:val="28"/>
          <w:szCs w:val="48"/>
        </w:rPr>
        <w:t>What is Software Testing?</w:t>
      </w:r>
    </w:p>
    <w:p w:rsidR="005C2002" w:rsidRDefault="005C2002" w:rsidP="005C2002">
      <w:pPr>
        <w:tabs>
          <w:tab w:val="center" w:pos="4680"/>
        </w:tabs>
        <w:spacing w:before="100" w:beforeAutospacing="1" w:after="100" w:afterAutospacing="1" w:line="240" w:lineRule="auto"/>
        <w:outlineLvl w:val="0"/>
      </w:pPr>
      <w:r>
        <w:t xml:space="preserve">Software testing is a process of executing a program or application with the intent of finding the </w:t>
      </w:r>
      <w:hyperlink r:id="rId6" w:tooltip="what is a defect or software bug?" w:history="1">
        <w:r>
          <w:rPr>
            <w:rStyle w:val="Hyperlink"/>
          </w:rPr>
          <w:t>software bugs</w:t>
        </w:r>
      </w:hyperlink>
      <w:r>
        <w:t>.</w:t>
      </w:r>
    </w:p>
    <w:p w:rsidR="005C2002" w:rsidRDefault="005C2002" w:rsidP="005C2002">
      <w:pPr>
        <w:pStyle w:val="NormalWeb"/>
      </w:pPr>
      <w:r>
        <w:t xml:space="preserve"> </w:t>
      </w:r>
      <w:hyperlink r:id="rId7" w:tooltip="what is static testing" w:history="1">
        <w:r>
          <w:rPr>
            <w:rStyle w:val="Hyperlink"/>
            <w:b/>
            <w:bCs/>
          </w:rPr>
          <w:t>Static Testing</w:t>
        </w:r>
      </w:hyperlink>
      <w:r>
        <w:rPr>
          <w:rStyle w:val="Strong"/>
        </w:rPr>
        <w:t>:</w:t>
      </w:r>
      <w:r>
        <w:t>  It can test and find defects without executing code. Static Testing is done during verification process. This testing includes reviewing of the do</w:t>
      </w:r>
      <w:r w:rsidR="002552A4">
        <w:t xml:space="preserve">cuments </w:t>
      </w:r>
      <w:r>
        <w:t xml:space="preserve">and static analysis. For example: reviewing, </w:t>
      </w:r>
      <w:hyperlink r:id="rId8" w:history="1">
        <w:r>
          <w:rPr>
            <w:rStyle w:val="Hyperlink"/>
          </w:rPr>
          <w:t>walkthrough</w:t>
        </w:r>
      </w:hyperlink>
      <w:r>
        <w:t xml:space="preserve">, </w:t>
      </w:r>
      <w:hyperlink r:id="rId9" w:history="1">
        <w:r>
          <w:rPr>
            <w:rStyle w:val="Hyperlink"/>
          </w:rPr>
          <w:t>inspection</w:t>
        </w:r>
      </w:hyperlink>
      <w:r>
        <w:t>, etc.</w:t>
      </w:r>
    </w:p>
    <w:p w:rsidR="005C2002" w:rsidRDefault="005C2002" w:rsidP="005C2002">
      <w:pPr>
        <w:pStyle w:val="NormalWeb"/>
      </w:pPr>
      <w:r>
        <w:t xml:space="preserve"> </w:t>
      </w:r>
      <w:hyperlink r:id="rId10" w:tooltip="what is dynamic testing technique" w:history="1">
        <w:r>
          <w:rPr>
            <w:rStyle w:val="Hyperlink"/>
            <w:b/>
            <w:bCs/>
          </w:rPr>
          <w:t>Dynamic Testing</w:t>
        </w:r>
      </w:hyperlink>
      <w:r>
        <w:rPr>
          <w:rStyle w:val="Strong"/>
        </w:rPr>
        <w:t>:</w:t>
      </w:r>
      <w:r>
        <w:t xml:space="preserve">  In dynamic testing the software code is executed to demonstrate the result of running tests. It’s done during validation process. For example: </w:t>
      </w:r>
      <w:hyperlink r:id="rId11" w:history="1">
        <w:r>
          <w:rPr>
            <w:rStyle w:val="Hyperlink"/>
          </w:rPr>
          <w:t>unit testing</w:t>
        </w:r>
      </w:hyperlink>
      <w:r>
        <w:t>,</w:t>
      </w:r>
      <w:hyperlink r:id="rId12" w:history="1">
        <w:r>
          <w:rPr>
            <w:rStyle w:val="Hyperlink"/>
          </w:rPr>
          <w:t xml:space="preserve"> integration testing</w:t>
        </w:r>
      </w:hyperlink>
      <w:r>
        <w:t xml:space="preserve">, </w:t>
      </w:r>
      <w:hyperlink r:id="rId13" w:history="1">
        <w:r>
          <w:rPr>
            <w:rStyle w:val="Hyperlink"/>
          </w:rPr>
          <w:t>system testing</w:t>
        </w:r>
      </w:hyperlink>
      <w:r>
        <w:t>, etc.</w:t>
      </w:r>
    </w:p>
    <w:p w:rsidR="005C2CC9" w:rsidRPr="005C2CC9" w:rsidRDefault="005C2CC9" w:rsidP="005C2CC9">
      <w:pPr>
        <w:pStyle w:val="Heading1"/>
        <w:rPr>
          <w:sz w:val="28"/>
        </w:rPr>
      </w:pPr>
      <w:r w:rsidRPr="005C2CC9">
        <w:rPr>
          <w:sz w:val="28"/>
        </w:rPr>
        <w:t>Why is software testing necessary?</w:t>
      </w:r>
    </w:p>
    <w:p w:rsidR="005C2CC9" w:rsidRDefault="005C2CC9" w:rsidP="005C2002">
      <w:pPr>
        <w:pStyle w:val="NormalWeb"/>
        <w:rPr>
          <w:color w:val="000000"/>
        </w:rPr>
      </w:pPr>
      <w:hyperlink r:id="rId14" w:history="1">
        <w:r>
          <w:rPr>
            <w:rStyle w:val="Hyperlink"/>
          </w:rPr>
          <w:t>Software Testing</w:t>
        </w:r>
      </w:hyperlink>
      <w:r>
        <w:rPr>
          <w:color w:val="000000"/>
        </w:rPr>
        <w:t xml:space="preserve"> is necessary because we all make mistakes. Some of those mistakes are unimportant, but some of them are expensive or dangerous</w:t>
      </w:r>
      <w:r w:rsidR="00E916A9">
        <w:rPr>
          <w:color w:val="000000"/>
        </w:rPr>
        <w:t xml:space="preserve"> we need to check that </w:t>
      </w:r>
      <w:r w:rsidR="00275B40">
        <w:rPr>
          <w:color w:val="000000"/>
        </w:rPr>
        <w:t>everything</w:t>
      </w:r>
      <w:r w:rsidR="00E916A9">
        <w:rPr>
          <w:color w:val="000000"/>
        </w:rPr>
        <w:t xml:space="preserve"> is correct and working fine.</w:t>
      </w:r>
      <w:r>
        <w:rPr>
          <w:color w:val="000000"/>
        </w:rPr>
        <w:t xml:space="preserve"> – </w:t>
      </w:r>
      <w:hyperlink r:id="rId15" w:tooltip="when do defects in software testing arise" w:history="1">
        <w:r>
          <w:rPr>
            <w:rStyle w:val="Hyperlink"/>
          </w:rPr>
          <w:t>humans make mistakes all the time</w:t>
        </w:r>
      </w:hyperlink>
      <w:r>
        <w:rPr>
          <w:color w:val="000000"/>
        </w:rPr>
        <w:t>. </w:t>
      </w:r>
    </w:p>
    <w:p w:rsidR="00632D63" w:rsidRDefault="00632D63" w:rsidP="00632D63">
      <w:pPr>
        <w:pStyle w:val="Heading1"/>
        <w:rPr>
          <w:sz w:val="28"/>
        </w:rPr>
      </w:pPr>
      <w:r>
        <w:rPr>
          <w:sz w:val="28"/>
        </w:rPr>
        <w:t>Buggy:</w:t>
      </w:r>
    </w:p>
    <w:p w:rsidR="00632D63" w:rsidRPr="00632D63" w:rsidRDefault="00632D63" w:rsidP="00632D63">
      <w:pPr>
        <w:pStyle w:val="Heading1"/>
        <w:rPr>
          <w:b w:val="0"/>
          <w:sz w:val="12"/>
        </w:rPr>
      </w:pPr>
      <w:r w:rsidRPr="00632D63">
        <w:rPr>
          <w:b w:val="0"/>
          <w:sz w:val="22"/>
        </w:rPr>
        <w:t>While testing</w:t>
      </w:r>
      <w:r w:rsidR="00F22D10">
        <w:rPr>
          <w:b w:val="0"/>
          <w:sz w:val="22"/>
        </w:rPr>
        <w:t xml:space="preserve"> software application</w:t>
      </w:r>
      <w:r w:rsidRPr="00632D63">
        <w:rPr>
          <w:b w:val="0"/>
          <w:sz w:val="22"/>
        </w:rPr>
        <w:t xml:space="preserve"> if </w:t>
      </w:r>
      <w:r w:rsidR="00BB1DB7">
        <w:rPr>
          <w:b w:val="0"/>
          <w:sz w:val="22"/>
        </w:rPr>
        <w:t xml:space="preserve">we found </w:t>
      </w:r>
      <w:r w:rsidRPr="00632D63">
        <w:rPr>
          <w:b w:val="0"/>
          <w:sz w:val="22"/>
        </w:rPr>
        <w:t>large number o</w:t>
      </w:r>
      <w:r w:rsidR="00BB1DB7">
        <w:rPr>
          <w:b w:val="0"/>
          <w:sz w:val="22"/>
        </w:rPr>
        <w:t>f defect</w:t>
      </w:r>
      <w:r w:rsidR="002126FF">
        <w:rPr>
          <w:b w:val="0"/>
          <w:sz w:val="22"/>
        </w:rPr>
        <w:t xml:space="preserve">s then that </w:t>
      </w:r>
      <w:r w:rsidR="005D5A51">
        <w:rPr>
          <w:b w:val="0"/>
          <w:sz w:val="22"/>
        </w:rPr>
        <w:t>application is</w:t>
      </w:r>
      <w:r w:rsidRPr="00632D63">
        <w:rPr>
          <w:b w:val="0"/>
          <w:sz w:val="22"/>
        </w:rPr>
        <w:t xml:space="preserve"> called Buggy.</w:t>
      </w:r>
    </w:p>
    <w:p w:rsidR="00632D63" w:rsidRDefault="00632D63" w:rsidP="00632D63">
      <w:pPr>
        <w:pStyle w:val="NormalWeb"/>
      </w:pPr>
      <w:r>
        <w:rPr>
          <w:rStyle w:val="Strong"/>
        </w:rPr>
        <w:t>Difference between defec</w:t>
      </w:r>
      <w:r w:rsidR="00025D67">
        <w:rPr>
          <w:rStyle w:val="Strong"/>
        </w:rPr>
        <w:t>t, error, bug</w:t>
      </w:r>
      <w:r w:rsidR="005B5845">
        <w:rPr>
          <w:rStyle w:val="Strong"/>
        </w:rPr>
        <w:t>/Fault</w:t>
      </w:r>
      <w:r w:rsidR="00025D67">
        <w:rPr>
          <w:rStyle w:val="Strong"/>
        </w:rPr>
        <w:t xml:space="preserve">, </w:t>
      </w:r>
      <w:r w:rsidR="00330FE4">
        <w:rPr>
          <w:rStyle w:val="Strong"/>
        </w:rPr>
        <w:t>failure:</w:t>
      </w:r>
      <w:r>
        <w:br/>
      </w:r>
      <w:r>
        <w:rPr>
          <w:rStyle w:val="Strong"/>
        </w:rPr>
        <w:t> </w:t>
      </w:r>
      <w:r>
        <w:br/>
      </w:r>
      <w:r w:rsidRPr="002E710A">
        <w:rPr>
          <w:rStyle w:val="Strong"/>
          <w:b w:val="0"/>
        </w:rPr>
        <w:t xml:space="preserve">“A mistake in coding is called </w:t>
      </w:r>
      <w:r w:rsidR="00637CFE" w:rsidRPr="002E710A">
        <w:rPr>
          <w:rStyle w:val="Strong"/>
          <w:b w:val="0"/>
        </w:rPr>
        <w:t>error, error</w:t>
      </w:r>
      <w:r w:rsidRPr="002E710A">
        <w:rPr>
          <w:rStyle w:val="Strong"/>
          <w:b w:val="0"/>
        </w:rPr>
        <w:t xml:space="preserve"> found by tester is called defect,</w:t>
      </w:r>
      <w:r w:rsidR="00534E20" w:rsidRPr="002E710A">
        <w:rPr>
          <w:rStyle w:val="Strong"/>
          <w:b w:val="0"/>
        </w:rPr>
        <w:t> defect</w:t>
      </w:r>
      <w:r w:rsidRPr="002E710A">
        <w:rPr>
          <w:rStyle w:val="Strong"/>
          <w:b w:val="0"/>
        </w:rPr>
        <w:t xml:space="preserve"> accepted by development team then it is called </w:t>
      </w:r>
      <w:r w:rsidR="00534E20" w:rsidRPr="002E710A">
        <w:rPr>
          <w:rStyle w:val="Strong"/>
          <w:b w:val="0"/>
        </w:rPr>
        <w:t>bug, build</w:t>
      </w:r>
      <w:r w:rsidRPr="002E710A">
        <w:rPr>
          <w:rStyle w:val="Strong"/>
          <w:b w:val="0"/>
        </w:rPr>
        <w:t xml:space="preserve"> does not meet the requirements then it </w:t>
      </w:r>
      <w:r w:rsidR="004A333F" w:rsidRPr="002E710A">
        <w:rPr>
          <w:rStyle w:val="Strong"/>
          <w:b w:val="0"/>
        </w:rPr>
        <w:t>is</w:t>
      </w:r>
      <w:r w:rsidRPr="002E710A">
        <w:rPr>
          <w:rStyle w:val="Strong"/>
          <w:b w:val="0"/>
        </w:rPr>
        <w:t xml:space="preserve"> failure.”</w:t>
      </w:r>
    </w:p>
    <w:p w:rsidR="008517B5" w:rsidRPr="008517B5" w:rsidRDefault="008517B5" w:rsidP="008517B5">
      <w:pPr>
        <w:pStyle w:val="Heading1"/>
        <w:rPr>
          <w:sz w:val="24"/>
        </w:rPr>
      </w:pPr>
      <w:r w:rsidRPr="008517B5">
        <w:rPr>
          <w:sz w:val="24"/>
        </w:rPr>
        <w:t>What is the cost of defects in software testing?</w:t>
      </w:r>
    </w:p>
    <w:p w:rsidR="008517B5" w:rsidRDefault="008517B5" w:rsidP="00632D63">
      <w:pPr>
        <w:pStyle w:val="NormalWeb"/>
      </w:pPr>
      <w:r>
        <w:t xml:space="preserve">The cost of </w:t>
      </w:r>
      <w:hyperlink r:id="rId16" w:history="1">
        <w:r>
          <w:rPr>
            <w:rStyle w:val="Hyperlink"/>
          </w:rPr>
          <w:t xml:space="preserve">defects </w:t>
        </w:r>
      </w:hyperlink>
      <w:r>
        <w:t xml:space="preserve">can be measured by the impact of the defects and </w:t>
      </w:r>
      <w:hyperlink r:id="rId17" w:history="1">
        <w:r>
          <w:rPr>
            <w:rStyle w:val="Hyperlink"/>
          </w:rPr>
          <w:t>when we find them</w:t>
        </w:r>
      </w:hyperlink>
      <w:r>
        <w:t xml:space="preserve">. Earlier the defect is found lesser is the cost of defect. For example if error is found in the requirement specifications then it is somewhat cheap to fix it. The correction to the requirement specification can be done and then it can be re-issued. In the same way when defect or error is found in the design then the design can be corrected and it can be re-issued. But if the error is not caught in the specifications and is not found till the </w:t>
      </w:r>
      <w:hyperlink r:id="rId18" w:history="1">
        <w:r>
          <w:rPr>
            <w:rStyle w:val="Hyperlink"/>
          </w:rPr>
          <w:t>user acceptance</w:t>
        </w:r>
      </w:hyperlink>
      <w:r>
        <w:t xml:space="preserve"> then the cost to fix those errors or defects will be way too expensive.</w:t>
      </w:r>
    </w:p>
    <w:p w:rsidR="008517B5" w:rsidRPr="008517B5" w:rsidRDefault="008517B5" w:rsidP="008517B5">
      <w:pPr>
        <w:pStyle w:val="Heading1"/>
        <w:rPr>
          <w:sz w:val="24"/>
        </w:rPr>
      </w:pPr>
      <w:r w:rsidRPr="008517B5">
        <w:rPr>
          <w:sz w:val="24"/>
        </w:rPr>
        <w:t>What is a Defect Life Cycle or a Bug lifecycle in software testing?</w:t>
      </w:r>
    </w:p>
    <w:p w:rsidR="00BC6F3D" w:rsidRDefault="008517B5" w:rsidP="00BC6F3D">
      <w:pPr>
        <w:pStyle w:val="NormalWeb"/>
      </w:pPr>
      <w:r>
        <w:lastRenderedPageBreak/>
        <w:t>The bug has different states in the Life Cycle. The Life cycle of the bug can be shown diagrammatically as follows:</w:t>
      </w:r>
      <w:r>
        <w:rPr>
          <w:noProof/>
          <w:color w:val="0000FF"/>
        </w:rPr>
        <w:drawing>
          <wp:inline distT="0" distB="0" distL="0" distR="0">
            <wp:extent cx="4455795" cy="4189730"/>
            <wp:effectExtent l="0" t="0" r="1905" b="1270"/>
            <wp:docPr id="1" name="Picture 1" descr="Defect or Bug life cycle">
              <a:hlinkClick xmlns:a="http://schemas.openxmlformats.org/drawingml/2006/main" r:id="rId19" tgtFrame="&quot;_blank&quot;" tooltip="&quot;Bug lifecyc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ect or Bug life cycle">
                      <a:hlinkClick r:id="rId19" tgtFrame="&quot;_blank&quot;" tooltip="&quot;Bug lifecycle&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5795" cy="4189730"/>
                    </a:xfrm>
                    <a:prstGeom prst="rect">
                      <a:avLst/>
                    </a:prstGeom>
                    <a:noFill/>
                    <a:ln>
                      <a:noFill/>
                    </a:ln>
                  </pic:spPr>
                </pic:pic>
              </a:graphicData>
            </a:graphic>
          </wp:inline>
        </w:drawing>
      </w:r>
    </w:p>
    <w:p w:rsidR="008517B5" w:rsidRDefault="008517B5" w:rsidP="00BC6F3D">
      <w:pPr>
        <w:pStyle w:val="NormalWeb"/>
      </w:pPr>
      <w:r w:rsidRPr="008517B5">
        <w:t>What is the difference between Severity and Priority?</w:t>
      </w:r>
    </w:p>
    <w:p w:rsidR="00557D03" w:rsidRDefault="00557D03" w:rsidP="00AD0F8A">
      <w:pPr>
        <w:pStyle w:val="NormalWeb"/>
      </w:pPr>
      <w:r>
        <w:t>Severity of a defect is related to how severe a bug is</w:t>
      </w:r>
      <w:r w:rsidR="00BC6F3D">
        <w:t xml:space="preserve"> or impact of bug</w:t>
      </w:r>
      <w:r>
        <w:t>.</w:t>
      </w:r>
    </w:p>
    <w:p w:rsidR="00557D03" w:rsidRDefault="00557D03" w:rsidP="00AD0F8A">
      <w:pPr>
        <w:pStyle w:val="NormalWeb"/>
        <w:rPr>
          <w:rStyle w:val="Strong"/>
        </w:rPr>
      </w:pPr>
      <w:r>
        <w:t>Priority of a defect is related to how quickly a bug should be fixed and deployed to live servers.</w:t>
      </w:r>
    </w:p>
    <w:p w:rsidR="00AD0F8A" w:rsidRDefault="00AD0F8A" w:rsidP="00AD0F8A">
      <w:pPr>
        <w:pStyle w:val="NormalWeb"/>
      </w:pPr>
      <w:r>
        <w:rPr>
          <w:rStyle w:val="Strong"/>
        </w:rPr>
        <w:t>High Priority &amp; High Severity</w:t>
      </w:r>
      <w:r>
        <w:t>: An error which occurs on the basic functionality of the application and will not allow the user to use the system. (</w:t>
      </w:r>
      <w:r w:rsidR="003A585F">
        <w:t>E.g.</w:t>
      </w:r>
      <w:r>
        <w:t xml:space="preserve"> A site maintaining the student details, on saving record if it, doesn’t allow to save the record then this is high priority and high severity bug.)</w:t>
      </w:r>
    </w:p>
    <w:p w:rsidR="00AD0F8A" w:rsidRDefault="00AD0F8A" w:rsidP="00AD0F8A">
      <w:pPr>
        <w:pStyle w:val="NormalWeb"/>
      </w:pPr>
      <w:r>
        <w:rPr>
          <w:rStyle w:val="Strong"/>
        </w:rPr>
        <w:t>High Priority &amp; Low Severity:</w:t>
      </w:r>
      <w:r>
        <w:t xml:space="preserve"> The spelling mistakes that happens on the cover page or heading or title of an application.</w:t>
      </w:r>
    </w:p>
    <w:p w:rsidR="00AD0F8A" w:rsidRDefault="00AD0F8A" w:rsidP="00AD0F8A">
      <w:pPr>
        <w:pStyle w:val="NormalWeb"/>
      </w:pPr>
      <w:r>
        <w:rPr>
          <w:rStyle w:val="Strong"/>
        </w:rPr>
        <w:t>High Severity &amp; Low Priority:</w:t>
      </w:r>
      <w:r>
        <w:t xml:space="preserve"> An error which occurs on the functionality of the application (for which there is no workaround) and will not allow the user to use the system but on click of link which is rarely used by the end user.</w:t>
      </w:r>
    </w:p>
    <w:p w:rsidR="00AD0F8A" w:rsidRDefault="00AD0F8A" w:rsidP="00AD0F8A">
      <w:pPr>
        <w:pStyle w:val="NormalWeb"/>
      </w:pPr>
      <w:r>
        <w:rPr>
          <w:rStyle w:val="Strong"/>
        </w:rPr>
        <w:lastRenderedPageBreak/>
        <w:t>Low Priority and Low Severity:</w:t>
      </w:r>
      <w:r>
        <w:t xml:space="preserve"> Any cosmetic or spelling issues which is within a paragraph or in the report (Not on cover page, heading, title).</w:t>
      </w:r>
    </w:p>
    <w:p w:rsidR="00D62A74" w:rsidRDefault="00D62A74" w:rsidP="00D62A74">
      <w:pPr>
        <w:pStyle w:val="Heading1"/>
      </w:pPr>
      <w:r w:rsidRPr="00D62A74">
        <w:rPr>
          <w:sz w:val="24"/>
        </w:rPr>
        <w:t>What are the principles of testing?</w:t>
      </w:r>
    </w:p>
    <w:p w:rsidR="00D62A74" w:rsidRDefault="00D62A74" w:rsidP="00D62A74">
      <w:pPr>
        <w:pStyle w:val="NormalWeb"/>
        <w:jc w:val="both"/>
      </w:pPr>
      <w:r>
        <w:rPr>
          <w:rStyle w:val="Strong"/>
        </w:rPr>
        <w:t>1) Testing shows presence of defects:</w:t>
      </w:r>
      <w:r>
        <w:t xml:space="preserve"> Testing can show the </w:t>
      </w:r>
      <w:hyperlink r:id="rId21" w:tooltip="what is a defect?" w:history="1">
        <w:r>
          <w:rPr>
            <w:rStyle w:val="Hyperlink"/>
          </w:rPr>
          <w:t>defects</w:t>
        </w:r>
      </w:hyperlink>
      <w:r>
        <w:t xml:space="preserve"> are present, but cannot prove that there are no defects. Even after testing the application or product thoroughly we cannot say that the product is 100% defect free. Testing always reduces the number of undiscovered defects remaining in the software but even if no defects are found, it is not a proof of correctness.</w:t>
      </w:r>
    </w:p>
    <w:p w:rsidR="00D62A74" w:rsidRDefault="00D62A74" w:rsidP="00D62A74">
      <w:pPr>
        <w:pStyle w:val="NormalWeb"/>
        <w:jc w:val="both"/>
      </w:pPr>
      <w:r>
        <w:rPr>
          <w:rStyle w:val="Strong"/>
        </w:rPr>
        <w:t>2) Exhaustive testing is impossible:</w:t>
      </w:r>
      <w:r>
        <w:t xml:space="preserve"> Testing everything including all combinations of inputs and preconditions is not possible. So, instead of doing the exhaustive testing </w:t>
      </w:r>
      <w:hyperlink r:id="rId22" w:history="1">
        <w:r>
          <w:rPr>
            <w:rStyle w:val="Hyperlink"/>
          </w:rPr>
          <w:t xml:space="preserve">we can use risks </w:t>
        </w:r>
      </w:hyperlink>
      <w:r>
        <w:t xml:space="preserve">and </w:t>
      </w:r>
      <w:hyperlink r:id="rId23" w:history="1">
        <w:r>
          <w:rPr>
            <w:rStyle w:val="Hyperlink"/>
          </w:rPr>
          <w:t>priorities</w:t>
        </w:r>
      </w:hyperlink>
      <w:r>
        <w:t xml:space="preserve"> to focus testing efforts. For example: In an application in one screen there are 15 input fields, each having 5 possible values, then to test all the valid combinations you would need 30  517  578  125  (5</w:t>
      </w:r>
      <w:r>
        <w:rPr>
          <w:vertAlign w:val="superscript"/>
        </w:rPr>
        <w:t>15</w:t>
      </w:r>
      <w:r>
        <w:t xml:space="preserve">) tests. This is very unlikely that the project timescales would allow for this number of tests. So, accessing and managing risk is one of the most important activities and reason for testing in any project. </w:t>
      </w:r>
    </w:p>
    <w:p w:rsidR="00D62A74" w:rsidRDefault="00D62A74" w:rsidP="00D62A74">
      <w:pPr>
        <w:pStyle w:val="NormalWeb"/>
        <w:jc w:val="both"/>
      </w:pPr>
      <w:r>
        <w:rPr>
          <w:rStyle w:val="Strong"/>
        </w:rPr>
        <w:t>3) Early testing:</w:t>
      </w:r>
      <w:r>
        <w:t xml:space="preserve"> In the </w:t>
      </w:r>
      <w:hyperlink r:id="rId24" w:tooltip="software development life cycle phases" w:history="1">
        <w:r>
          <w:rPr>
            <w:rStyle w:val="Hyperlink"/>
          </w:rPr>
          <w:t>software development life cycle</w:t>
        </w:r>
      </w:hyperlink>
      <w:r>
        <w:t xml:space="preserve"> testing activities should start as early as possible and should be focused on defined objectives.</w:t>
      </w:r>
    </w:p>
    <w:p w:rsidR="00D62A74" w:rsidRDefault="00D62A74" w:rsidP="00D62A74">
      <w:pPr>
        <w:pStyle w:val="NormalWeb"/>
        <w:jc w:val="both"/>
      </w:pPr>
      <w:r>
        <w:rPr>
          <w:rStyle w:val="Strong"/>
        </w:rPr>
        <w:t>4) Defect clustering:</w:t>
      </w:r>
      <w:r>
        <w:t xml:space="preserve"> A small number of modules </w:t>
      </w:r>
      <w:r w:rsidR="00452206">
        <w:t>contain</w:t>
      </w:r>
      <w:r>
        <w:t xml:space="preserve"> most of the defects discovered during </w:t>
      </w:r>
      <w:hyperlink r:id="rId25" w:history="1">
        <w:r>
          <w:rPr>
            <w:rStyle w:val="Hyperlink"/>
          </w:rPr>
          <w:t>pre-release testing</w:t>
        </w:r>
      </w:hyperlink>
      <w:r>
        <w:t>.</w:t>
      </w:r>
    </w:p>
    <w:p w:rsidR="00D62A74" w:rsidRDefault="00D62A74" w:rsidP="00D62A74">
      <w:pPr>
        <w:pStyle w:val="NormalWeb"/>
        <w:jc w:val="both"/>
      </w:pPr>
      <w:r>
        <w:rPr>
          <w:rStyle w:val="Strong"/>
        </w:rPr>
        <w:t>5) Pesticide paradox:</w:t>
      </w:r>
      <w:r>
        <w:t xml:space="preserve"> If the same kinds of tests are repeated again and again, eventually the same set of test cases will no longer be able to find any new bugs. To overcome this “Pesticide Paradox”, it is really very important to review the test cases regularly and new and different tests need to be written to exercise different parts of the software or system to potentially find more defects.</w:t>
      </w:r>
    </w:p>
    <w:p w:rsidR="00D62A74" w:rsidRDefault="00D62A74" w:rsidP="00D62A74">
      <w:pPr>
        <w:pStyle w:val="NormalWeb"/>
        <w:jc w:val="both"/>
      </w:pPr>
      <w:r>
        <w:rPr>
          <w:rStyle w:val="Strong"/>
        </w:rPr>
        <w:t>6) Testing is context dependent:</w:t>
      </w:r>
      <w:r>
        <w:t xml:space="preserve"> Testing is basically context dependent. Different kinds of sites are tested differently. For example, safety – critical software is tested differently from an e-commerce site.</w:t>
      </w:r>
    </w:p>
    <w:p w:rsidR="00D62A74" w:rsidRDefault="00D62A74" w:rsidP="00D62A74">
      <w:pPr>
        <w:pStyle w:val="NormalWeb"/>
        <w:jc w:val="both"/>
      </w:pPr>
      <w:r>
        <w:rPr>
          <w:rStyle w:val="Strong"/>
        </w:rPr>
        <w:t>7) Absence – of – errors fallacy:</w:t>
      </w:r>
      <w:r>
        <w:t xml:space="preserve"> If the system built is unusable and does not </w:t>
      </w:r>
      <w:r w:rsidR="00C356E8">
        <w:t>fulfill</w:t>
      </w:r>
      <w:r>
        <w:t xml:space="preserve"> the user’s needs and expectations then finding and fixing defects does not help.</w:t>
      </w:r>
    </w:p>
    <w:p w:rsidR="00970264" w:rsidRDefault="00EC6FFE" w:rsidP="00EC6FFE">
      <w:pPr>
        <w:spacing w:before="100" w:beforeAutospacing="1" w:after="100" w:afterAutospacing="1" w:line="240" w:lineRule="auto"/>
        <w:rPr>
          <w:rFonts w:ascii="Times New Roman" w:eastAsia="Times New Roman" w:hAnsi="Times New Roman" w:cs="Times New Roman"/>
          <w:sz w:val="24"/>
          <w:szCs w:val="24"/>
        </w:rPr>
      </w:pPr>
      <w:r w:rsidRPr="00EC6FFE">
        <w:rPr>
          <w:rFonts w:ascii="Times New Roman" w:eastAsia="Times New Roman" w:hAnsi="Times New Roman" w:cs="Times New Roman"/>
          <w:b/>
          <w:bCs/>
          <w:sz w:val="24"/>
          <w:szCs w:val="24"/>
        </w:rPr>
        <w:t>Independent testing</w:t>
      </w:r>
      <w:r w:rsidRPr="00EC6FFE">
        <w:rPr>
          <w:rFonts w:ascii="Times New Roman" w:eastAsia="Times New Roman" w:hAnsi="Times New Roman" w:cs="Times New Roman"/>
          <w:sz w:val="24"/>
          <w:szCs w:val="24"/>
        </w:rPr>
        <w:t xml:space="preserve"> in the Software testing is generally where the testing is completely outsourced and testers work as an individual dedicated unit. Testers will have the complete independence of testing with almost negligible interference of Developers or Business. This helps the testers to test freely and raise as many issues as possible without hesitation</w:t>
      </w:r>
    </w:p>
    <w:p w:rsidR="00EC6FFE" w:rsidRPr="00EC6FFE" w:rsidRDefault="00EC6FFE" w:rsidP="00EC6FFE">
      <w:pPr>
        <w:spacing w:before="100" w:beforeAutospacing="1" w:after="100" w:afterAutospacing="1" w:line="240" w:lineRule="auto"/>
        <w:rPr>
          <w:rFonts w:ascii="Times New Roman" w:eastAsia="Times New Roman" w:hAnsi="Times New Roman" w:cs="Times New Roman"/>
          <w:sz w:val="24"/>
          <w:szCs w:val="24"/>
        </w:rPr>
      </w:pPr>
      <w:r w:rsidRPr="00EC6FFE">
        <w:rPr>
          <w:rFonts w:ascii="Times New Roman" w:eastAsia="Times New Roman" w:hAnsi="Times New Roman" w:cs="Times New Roman"/>
          <w:b/>
          <w:bCs/>
          <w:sz w:val="24"/>
          <w:szCs w:val="24"/>
        </w:rPr>
        <w:t>Advantages:</w:t>
      </w:r>
    </w:p>
    <w:p w:rsidR="00EC6FFE" w:rsidRPr="00EC6FFE" w:rsidRDefault="00EC6FFE" w:rsidP="00EC6F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6FFE">
        <w:rPr>
          <w:rFonts w:ascii="Times New Roman" w:eastAsia="Times New Roman" w:hAnsi="Times New Roman" w:cs="Times New Roman"/>
          <w:sz w:val="24"/>
          <w:szCs w:val="24"/>
        </w:rPr>
        <w:lastRenderedPageBreak/>
        <w:t>Testers raise issues freely and raise as many as possible which in the other way improves the Quality of the product.</w:t>
      </w:r>
    </w:p>
    <w:p w:rsidR="00EC6FFE" w:rsidRPr="00EC6FFE" w:rsidRDefault="00EC6FFE" w:rsidP="00EC6F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6FFE">
        <w:rPr>
          <w:rFonts w:ascii="Times New Roman" w:eastAsia="Times New Roman" w:hAnsi="Times New Roman" w:cs="Times New Roman"/>
          <w:sz w:val="24"/>
          <w:szCs w:val="24"/>
        </w:rPr>
        <w:t>Developers will have negligible interference in the issues raised which will force them to work hard.</w:t>
      </w:r>
    </w:p>
    <w:p w:rsidR="00EC6FFE" w:rsidRPr="00EC6FFE" w:rsidRDefault="00EC6FFE" w:rsidP="00EC6FFE">
      <w:pPr>
        <w:spacing w:before="100" w:beforeAutospacing="1" w:after="100" w:afterAutospacing="1" w:line="240" w:lineRule="auto"/>
        <w:rPr>
          <w:rFonts w:ascii="Times New Roman" w:eastAsia="Times New Roman" w:hAnsi="Times New Roman" w:cs="Times New Roman"/>
          <w:sz w:val="24"/>
          <w:szCs w:val="24"/>
        </w:rPr>
      </w:pPr>
      <w:r w:rsidRPr="00EC6FFE">
        <w:rPr>
          <w:rFonts w:ascii="Times New Roman" w:eastAsia="Times New Roman" w:hAnsi="Times New Roman" w:cs="Times New Roman"/>
          <w:b/>
          <w:bCs/>
          <w:sz w:val="24"/>
          <w:szCs w:val="24"/>
        </w:rPr>
        <w:t>Disadvantages:</w:t>
      </w:r>
    </w:p>
    <w:p w:rsidR="00EC6FFE" w:rsidRPr="00EC6FFE" w:rsidRDefault="00EC6FFE" w:rsidP="00EC6F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6FFE">
        <w:rPr>
          <w:rFonts w:ascii="Times New Roman" w:eastAsia="Times New Roman" w:hAnsi="Times New Roman" w:cs="Times New Roman"/>
          <w:sz w:val="24"/>
          <w:szCs w:val="24"/>
        </w:rPr>
        <w:t>There is scope for increase in Invalid issues count as the developers and testers have minimal communication.</w:t>
      </w:r>
    </w:p>
    <w:p w:rsidR="00EC6FFE" w:rsidRPr="00EC6FFE" w:rsidRDefault="00EC6FFE" w:rsidP="00EC6F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6FFE">
        <w:rPr>
          <w:rFonts w:ascii="Times New Roman" w:eastAsia="Times New Roman" w:hAnsi="Times New Roman" w:cs="Times New Roman"/>
          <w:sz w:val="24"/>
          <w:szCs w:val="24"/>
        </w:rPr>
        <w:t>Applications having complex architecture are difficult to test as there is minimum communication between developers and testers.</w:t>
      </w:r>
    </w:p>
    <w:tbl>
      <w:tblPr>
        <w:tblW w:w="0" w:type="auto"/>
        <w:tblInd w:w="10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680"/>
        <w:gridCol w:w="4788"/>
      </w:tblGrid>
      <w:tr w:rsidR="005A6615" w:rsidRPr="005A6615" w:rsidTr="005A6615">
        <w:trPr>
          <w:trHeight w:val="350"/>
        </w:trPr>
        <w:tc>
          <w:tcPr>
            <w:tcW w:w="4680"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   </w:t>
            </w:r>
            <w:r w:rsidRPr="005A6615">
              <w:rPr>
                <w:rFonts w:ascii="Verdana" w:eastAsia="Times New Roman" w:hAnsi="Verdana" w:cs="Times New Roman"/>
                <w:b/>
                <w:bCs/>
                <w:sz w:val="20"/>
                <w:szCs w:val="20"/>
              </w:rPr>
              <w:t xml:space="preserve">Verification </w:t>
            </w:r>
          </w:p>
        </w:tc>
        <w:tc>
          <w:tcPr>
            <w:tcW w:w="4788"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             </w:t>
            </w:r>
            <w:r w:rsidRPr="005A6615">
              <w:rPr>
                <w:rFonts w:ascii="Verdana" w:eastAsia="Times New Roman" w:hAnsi="Verdana" w:cs="Times New Roman"/>
                <w:b/>
                <w:bCs/>
                <w:sz w:val="20"/>
                <w:szCs w:val="20"/>
              </w:rPr>
              <w:t>Validation</w:t>
            </w:r>
          </w:p>
        </w:tc>
      </w:tr>
      <w:tr w:rsidR="005A6615" w:rsidRPr="005A6615" w:rsidTr="005A6615">
        <w:trPr>
          <w:trHeight w:val="620"/>
        </w:trPr>
        <w:tc>
          <w:tcPr>
            <w:tcW w:w="4680"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1. Verification is a static practice of verifying documents, design, code and program.</w:t>
            </w:r>
          </w:p>
        </w:tc>
        <w:tc>
          <w:tcPr>
            <w:tcW w:w="4788"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1. Validation is a dynamic mechanism of validating and testing the actual product.</w:t>
            </w:r>
          </w:p>
        </w:tc>
      </w:tr>
      <w:tr w:rsidR="005A6615" w:rsidRPr="005A6615" w:rsidTr="005A6615">
        <w:trPr>
          <w:trHeight w:val="350"/>
        </w:trPr>
        <w:tc>
          <w:tcPr>
            <w:tcW w:w="4680"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2. It does not involve executing the code.</w:t>
            </w:r>
          </w:p>
        </w:tc>
        <w:tc>
          <w:tcPr>
            <w:tcW w:w="4788"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2. It always involves executing the code.</w:t>
            </w:r>
          </w:p>
        </w:tc>
      </w:tr>
      <w:tr w:rsidR="005A6615" w:rsidRPr="005A6615" w:rsidTr="005A6615">
        <w:trPr>
          <w:trHeight w:val="620"/>
        </w:trPr>
        <w:tc>
          <w:tcPr>
            <w:tcW w:w="4680"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3. It is human based checking of documents and files.</w:t>
            </w:r>
          </w:p>
        </w:tc>
        <w:tc>
          <w:tcPr>
            <w:tcW w:w="4788"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3. It is computer based execution of program.</w:t>
            </w:r>
          </w:p>
        </w:tc>
      </w:tr>
      <w:tr w:rsidR="005A6615" w:rsidRPr="005A6615" w:rsidTr="005A6615">
        <w:trPr>
          <w:trHeight w:val="890"/>
        </w:trPr>
        <w:tc>
          <w:tcPr>
            <w:tcW w:w="4680"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4. Verification uses methods like inspections, reviews, walkthroughs, and Desk-checking etc.</w:t>
            </w:r>
          </w:p>
        </w:tc>
        <w:tc>
          <w:tcPr>
            <w:tcW w:w="4788"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4. Validation uses methods like black box (functional)  testing, gray box testing, and white box (structural) testing etc.</w:t>
            </w:r>
          </w:p>
        </w:tc>
      </w:tr>
      <w:tr w:rsidR="005A6615" w:rsidRPr="005A6615" w:rsidTr="005A6615">
        <w:trPr>
          <w:trHeight w:val="890"/>
        </w:trPr>
        <w:tc>
          <w:tcPr>
            <w:tcW w:w="4680"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5. </w:t>
            </w:r>
            <w:r w:rsidRPr="005A6615">
              <w:rPr>
                <w:rFonts w:ascii="Verdana" w:eastAsia="Times New Roman" w:hAnsi="Verdana" w:cs="Times New Roman"/>
                <w:b/>
                <w:bCs/>
                <w:sz w:val="20"/>
                <w:szCs w:val="20"/>
              </w:rPr>
              <w:t>Verification </w:t>
            </w:r>
            <w:r w:rsidRPr="005A6615">
              <w:rPr>
                <w:rFonts w:ascii="Verdana" w:eastAsia="Times New Roman" w:hAnsi="Verdana" w:cs="Times New Roman"/>
                <w:sz w:val="20"/>
                <w:szCs w:val="20"/>
              </w:rPr>
              <w:t>is to check whether the software conforms to specifications.</w:t>
            </w:r>
          </w:p>
        </w:tc>
        <w:tc>
          <w:tcPr>
            <w:tcW w:w="4788"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5. </w:t>
            </w:r>
            <w:r w:rsidRPr="005A6615">
              <w:rPr>
                <w:rFonts w:ascii="Verdana" w:eastAsia="Times New Roman" w:hAnsi="Verdana" w:cs="Times New Roman"/>
                <w:b/>
                <w:bCs/>
                <w:sz w:val="20"/>
                <w:szCs w:val="20"/>
              </w:rPr>
              <w:t>Validation</w:t>
            </w:r>
            <w:r w:rsidRPr="005A6615">
              <w:rPr>
                <w:rFonts w:ascii="Verdana" w:eastAsia="Times New Roman" w:hAnsi="Verdana" w:cs="Times New Roman"/>
                <w:sz w:val="20"/>
                <w:szCs w:val="20"/>
              </w:rPr>
              <w:t> is to check whether software meets the customer expectations and requirements.</w:t>
            </w:r>
          </w:p>
        </w:tc>
      </w:tr>
      <w:tr w:rsidR="005A6615" w:rsidRPr="005A6615" w:rsidTr="005A6615">
        <w:trPr>
          <w:trHeight w:val="935"/>
        </w:trPr>
        <w:tc>
          <w:tcPr>
            <w:tcW w:w="4680"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6. It can catch errors that validation cannot catch. It is low level exercise.</w:t>
            </w:r>
          </w:p>
        </w:tc>
        <w:tc>
          <w:tcPr>
            <w:tcW w:w="4788"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6. It can catch errors that verification cannot catch. It is High Level Exercise.</w:t>
            </w:r>
          </w:p>
        </w:tc>
      </w:tr>
      <w:tr w:rsidR="005A6615" w:rsidRPr="005A6615" w:rsidTr="005A6615">
        <w:trPr>
          <w:trHeight w:val="575"/>
        </w:trPr>
        <w:tc>
          <w:tcPr>
            <w:tcW w:w="4680"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7. Target is requirements specification, application and software architecture, high level, complete design, and database design etc.</w:t>
            </w:r>
          </w:p>
        </w:tc>
        <w:tc>
          <w:tcPr>
            <w:tcW w:w="4788"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7. Target is actual product-a unit, a module, a bent of integrated modules, and effective final product.</w:t>
            </w:r>
          </w:p>
        </w:tc>
      </w:tr>
      <w:tr w:rsidR="005A6615" w:rsidRPr="005A6615" w:rsidTr="005A6615">
        <w:trPr>
          <w:trHeight w:val="620"/>
        </w:trPr>
        <w:tc>
          <w:tcPr>
            <w:tcW w:w="4680"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8. Verification is done by QA team to ensure that the software is as per the specifications in the SRS document.</w:t>
            </w:r>
          </w:p>
        </w:tc>
        <w:tc>
          <w:tcPr>
            <w:tcW w:w="4788"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8. Validation is carried out with the involvement of testing team.</w:t>
            </w:r>
          </w:p>
        </w:tc>
      </w:tr>
      <w:tr w:rsidR="005A6615" w:rsidRPr="005A6615" w:rsidTr="005A6615">
        <w:tc>
          <w:tcPr>
            <w:tcW w:w="4680"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9. It generally comes first-done before validation.</w:t>
            </w:r>
          </w:p>
        </w:tc>
        <w:tc>
          <w:tcPr>
            <w:tcW w:w="4788" w:type="dxa"/>
            <w:tcBorders>
              <w:top w:val="single" w:sz="4" w:space="0" w:color="auto"/>
              <w:left w:val="single" w:sz="4" w:space="0" w:color="auto"/>
              <w:bottom w:val="single" w:sz="4" w:space="0" w:color="auto"/>
              <w:right w:val="single" w:sz="4" w:space="0" w:color="auto"/>
            </w:tcBorders>
            <w:hideMark/>
          </w:tcPr>
          <w:p w:rsidR="005A6615" w:rsidRPr="005A6615" w:rsidRDefault="005A6615" w:rsidP="005A6615">
            <w:pPr>
              <w:spacing w:after="0" w:line="240" w:lineRule="auto"/>
              <w:rPr>
                <w:rFonts w:ascii="Times New Roman" w:eastAsia="Times New Roman" w:hAnsi="Times New Roman" w:cs="Times New Roman"/>
                <w:sz w:val="24"/>
                <w:szCs w:val="24"/>
              </w:rPr>
            </w:pPr>
            <w:r w:rsidRPr="005A6615">
              <w:rPr>
                <w:rFonts w:ascii="Verdana" w:eastAsia="Times New Roman" w:hAnsi="Verdana" w:cs="Times New Roman"/>
                <w:sz w:val="20"/>
                <w:szCs w:val="20"/>
              </w:rPr>
              <w:t xml:space="preserve">9. It generally follows after </w:t>
            </w:r>
            <w:r w:rsidRPr="005A6615">
              <w:rPr>
                <w:rFonts w:ascii="Verdana" w:eastAsia="Times New Roman" w:hAnsi="Verdana" w:cs="Times New Roman"/>
                <w:b/>
                <w:bCs/>
                <w:sz w:val="20"/>
                <w:szCs w:val="20"/>
              </w:rPr>
              <w:t>verification</w:t>
            </w:r>
            <w:r w:rsidRPr="005A6615">
              <w:rPr>
                <w:rFonts w:ascii="Verdana" w:eastAsia="Times New Roman" w:hAnsi="Verdana" w:cs="Times New Roman"/>
                <w:sz w:val="20"/>
                <w:szCs w:val="20"/>
              </w:rPr>
              <w:t>.</w:t>
            </w:r>
          </w:p>
        </w:tc>
      </w:tr>
    </w:tbl>
    <w:p w:rsidR="00731209" w:rsidRDefault="00731209" w:rsidP="00EC6FFE">
      <w:pPr>
        <w:pStyle w:val="Heading1"/>
        <w:rPr>
          <w:b w:val="0"/>
          <w:sz w:val="24"/>
        </w:rPr>
      </w:pPr>
    </w:p>
    <w:tbl>
      <w:tblPr>
        <w:tblW w:w="5000" w:type="pct"/>
        <w:tblBorders>
          <w:top w:val="threeDEngrave" w:sz="6" w:space="0" w:color="F1F1F1"/>
          <w:left w:val="threeDEngrave" w:sz="6" w:space="0" w:color="F1F1F1"/>
          <w:bottom w:val="threeDEngrave" w:sz="6" w:space="0" w:color="F1F1F1"/>
          <w:right w:val="threeDEngrave" w:sz="6" w:space="0" w:color="F1F1F1"/>
        </w:tblBorders>
        <w:shd w:val="clear" w:color="auto" w:fill="FFFFFF"/>
        <w:tblCellMar>
          <w:left w:w="0" w:type="dxa"/>
          <w:right w:w="0" w:type="dxa"/>
        </w:tblCellMar>
        <w:tblLook w:val="04A0" w:firstRow="1" w:lastRow="0" w:firstColumn="1" w:lastColumn="0" w:noHBand="0" w:noVBand="1"/>
      </w:tblPr>
      <w:tblGrid>
        <w:gridCol w:w="9360"/>
      </w:tblGrid>
      <w:tr w:rsidR="00AE5952" w:rsidTr="00AE5952">
        <w:tc>
          <w:tcPr>
            <w:tcW w:w="0" w:type="auto"/>
            <w:tcBorders>
              <w:top w:val="nil"/>
              <w:left w:val="nil"/>
              <w:bottom w:val="nil"/>
              <w:right w:val="nil"/>
            </w:tcBorders>
            <w:shd w:val="clear" w:color="auto" w:fill="FFFFFF"/>
            <w:vAlign w:val="center"/>
            <w:hideMark/>
          </w:tcPr>
          <w:p w:rsidR="00AE5952" w:rsidRDefault="00AE5952">
            <w:pPr>
              <w:rPr>
                <w:sz w:val="24"/>
                <w:szCs w:val="24"/>
              </w:rPr>
            </w:pPr>
          </w:p>
        </w:tc>
      </w:tr>
      <w:tr w:rsidR="00AE5952" w:rsidTr="00AE5952">
        <w:tc>
          <w:tcPr>
            <w:tcW w:w="0" w:type="auto"/>
            <w:tcBorders>
              <w:top w:val="nil"/>
              <w:left w:val="nil"/>
              <w:bottom w:val="nil"/>
              <w:right w:val="nil"/>
            </w:tcBorders>
            <w:shd w:val="clear" w:color="auto" w:fill="FFFFFF"/>
            <w:vAlign w:val="center"/>
            <w:hideMark/>
          </w:tcPr>
          <w:p w:rsidR="00AE5952" w:rsidRDefault="00AE5952" w:rsidP="00AE5952">
            <w:pPr>
              <w:pStyle w:val="Heading2"/>
            </w:pPr>
            <w:r>
              <w:lastRenderedPageBreak/>
              <w:t>Explain CMM.</w:t>
            </w:r>
          </w:p>
          <w:p w:rsidR="00AE5952" w:rsidRDefault="00AE5952" w:rsidP="000A5F4E">
            <w:pPr>
              <w:rPr>
                <w:sz w:val="24"/>
                <w:szCs w:val="24"/>
              </w:rPr>
            </w:pPr>
            <w:r>
              <w:t>Capability Maturity Model (CMM) is divided in five levels:</w:t>
            </w:r>
            <w:r>
              <w:br/>
            </w:r>
            <w:r>
              <w:br/>
              <w:t xml:space="preserve">1. </w:t>
            </w:r>
            <w:r>
              <w:rPr>
                <w:b/>
                <w:bCs/>
              </w:rPr>
              <w:t>Initial:</w:t>
            </w:r>
            <w:r>
              <w:t xml:space="preserve"> The organization is characterized by an adhoc set of activities. The processes aren't defined and succe</w:t>
            </w:r>
            <w:r w:rsidR="000A5F4E">
              <w:t>ss depends on individual effort.</w:t>
            </w:r>
            <w:r>
              <w:br/>
            </w:r>
            <w:r>
              <w:br/>
              <w:t xml:space="preserve">2. </w:t>
            </w:r>
            <w:r>
              <w:rPr>
                <w:b/>
                <w:bCs/>
              </w:rPr>
              <w:t>Repeatable:</w:t>
            </w:r>
            <w:r>
              <w:t xml:space="preserve"> In this level some processes are repeatable, possibly with consistent results.</w:t>
            </w:r>
            <w:r>
              <w:br/>
            </w:r>
            <w:r>
              <w:br/>
              <w:t xml:space="preserve">3. </w:t>
            </w:r>
            <w:r>
              <w:rPr>
                <w:b/>
                <w:bCs/>
              </w:rPr>
              <w:t>Defined:</w:t>
            </w:r>
            <w:r>
              <w:t xml:space="preserve"> In this level, we define all processes are documented for both management and engineering activities, and standards.</w:t>
            </w:r>
            <w:r>
              <w:br/>
            </w:r>
            <w:r>
              <w:br/>
              <w:t xml:space="preserve">4. </w:t>
            </w:r>
            <w:r>
              <w:rPr>
                <w:b/>
                <w:bCs/>
              </w:rPr>
              <w:t>Managed:</w:t>
            </w:r>
            <w:r>
              <w:t xml:space="preserve"> Detailed measures of each process are defined and product quality data is routinely collected. Both process and products are quantitatively understood and controlled.</w:t>
            </w:r>
            <w:r>
              <w:br/>
            </w:r>
            <w:r>
              <w:br/>
              <w:t xml:space="preserve">5. </w:t>
            </w:r>
            <w:r>
              <w:rPr>
                <w:b/>
                <w:bCs/>
              </w:rPr>
              <w:t>Optimizing:</w:t>
            </w:r>
            <w:r>
              <w:t xml:space="preserve"> In this we optimize the application by following improvement process</w:t>
            </w:r>
          </w:p>
        </w:tc>
      </w:tr>
    </w:tbl>
    <w:p w:rsidR="00AE5952" w:rsidRDefault="00AE5952" w:rsidP="00D0537E">
      <w:pPr>
        <w:rPr>
          <w:b/>
          <w:sz w:val="40"/>
        </w:rPr>
      </w:pPr>
    </w:p>
    <w:p w:rsidR="00D0537E" w:rsidRPr="00D0537E" w:rsidRDefault="00D0537E" w:rsidP="00D0537E">
      <w:pPr>
        <w:rPr>
          <w:b/>
          <w:sz w:val="40"/>
        </w:rPr>
      </w:pPr>
      <w:r w:rsidRPr="00D0537E">
        <w:rPr>
          <w:b/>
          <w:sz w:val="40"/>
        </w:rPr>
        <w:t>SDLC with STLC</w:t>
      </w:r>
    </w:p>
    <w:tbl>
      <w:tblPr>
        <w:tblW w:w="0" w:type="auto"/>
        <w:tblCellMar>
          <w:left w:w="0" w:type="dxa"/>
          <w:right w:w="0" w:type="dxa"/>
        </w:tblCellMar>
        <w:tblLook w:val="04A0" w:firstRow="1" w:lastRow="0" w:firstColumn="1" w:lastColumn="0" w:noHBand="0" w:noVBand="1"/>
      </w:tblPr>
      <w:tblGrid>
        <w:gridCol w:w="360"/>
        <w:gridCol w:w="1288"/>
        <w:gridCol w:w="3525"/>
        <w:gridCol w:w="3720"/>
      </w:tblGrid>
      <w:tr w:rsidR="00D0537E" w:rsidTr="00D0537E">
        <w:trPr>
          <w:trHeight w:val="600"/>
        </w:trPr>
        <w:tc>
          <w:tcPr>
            <w:tcW w:w="360" w:type="dxa"/>
            <w:tcBorders>
              <w:top w:val="single" w:sz="4" w:space="0" w:color="000000"/>
              <w:left w:val="single" w:sz="4" w:space="0" w:color="000000"/>
              <w:bottom w:val="single" w:sz="4" w:space="0" w:color="auto"/>
              <w:right w:val="single" w:sz="4" w:space="0" w:color="auto"/>
            </w:tcBorders>
            <w:shd w:val="clear" w:color="auto" w:fill="BFBFBF"/>
            <w:tcMar>
              <w:top w:w="15" w:type="dxa"/>
              <w:left w:w="15" w:type="dxa"/>
              <w:bottom w:w="0" w:type="dxa"/>
              <w:right w:w="15" w:type="dxa"/>
            </w:tcMar>
            <w:vAlign w:val="center"/>
            <w:hideMark/>
          </w:tcPr>
          <w:p w:rsidR="00D0537E" w:rsidRDefault="00D0537E">
            <w:pPr>
              <w:jc w:val="center"/>
              <w:rPr>
                <w:sz w:val="24"/>
                <w:szCs w:val="24"/>
              </w:rPr>
            </w:pPr>
            <w:r>
              <w:rPr>
                <w:rStyle w:val="Strong"/>
                <w:rFonts w:ascii="Calibri" w:hAnsi="Calibri" w:cs="Calibri"/>
                <w:color w:val="000000"/>
              </w:rPr>
              <w:t>S. No.</w:t>
            </w:r>
          </w:p>
        </w:tc>
        <w:tc>
          <w:tcPr>
            <w:tcW w:w="1215" w:type="dxa"/>
            <w:tcBorders>
              <w:top w:val="single" w:sz="4" w:space="0" w:color="000000"/>
              <w:bottom w:val="single" w:sz="4" w:space="0" w:color="auto"/>
              <w:right w:val="single" w:sz="4" w:space="0" w:color="auto"/>
            </w:tcBorders>
            <w:shd w:val="clear" w:color="auto" w:fill="BFBFBF"/>
            <w:tcMar>
              <w:top w:w="15" w:type="dxa"/>
              <w:left w:w="15" w:type="dxa"/>
              <w:bottom w:w="0" w:type="dxa"/>
              <w:right w:w="15" w:type="dxa"/>
            </w:tcMar>
            <w:vAlign w:val="center"/>
            <w:hideMark/>
          </w:tcPr>
          <w:p w:rsidR="00D0537E" w:rsidRDefault="00D0537E">
            <w:pPr>
              <w:jc w:val="center"/>
              <w:rPr>
                <w:sz w:val="24"/>
                <w:szCs w:val="24"/>
              </w:rPr>
            </w:pPr>
            <w:r>
              <w:rPr>
                <w:rStyle w:val="Strong"/>
                <w:rFonts w:ascii="Calibri" w:hAnsi="Calibri" w:cs="Calibri"/>
                <w:color w:val="000000"/>
              </w:rPr>
              <w:t>Phase</w:t>
            </w:r>
          </w:p>
        </w:tc>
        <w:tc>
          <w:tcPr>
            <w:tcW w:w="3525" w:type="dxa"/>
            <w:tcBorders>
              <w:top w:val="single" w:sz="4" w:space="0" w:color="000000"/>
              <w:bottom w:val="single" w:sz="4" w:space="0" w:color="auto"/>
              <w:right w:val="single" w:sz="4" w:space="0" w:color="auto"/>
            </w:tcBorders>
            <w:shd w:val="clear" w:color="auto" w:fill="BFBFBF"/>
            <w:tcMar>
              <w:top w:w="15" w:type="dxa"/>
              <w:left w:w="15" w:type="dxa"/>
              <w:bottom w:w="0" w:type="dxa"/>
              <w:right w:w="15" w:type="dxa"/>
            </w:tcMar>
            <w:vAlign w:val="center"/>
            <w:hideMark/>
          </w:tcPr>
          <w:p w:rsidR="00D0537E" w:rsidRDefault="00D0537E">
            <w:pPr>
              <w:jc w:val="center"/>
              <w:rPr>
                <w:sz w:val="24"/>
                <w:szCs w:val="24"/>
              </w:rPr>
            </w:pPr>
            <w:r>
              <w:rPr>
                <w:rStyle w:val="Strong"/>
                <w:rFonts w:ascii="Calibri" w:hAnsi="Calibri" w:cs="Calibri"/>
                <w:color w:val="000000"/>
              </w:rPr>
              <w:t>SDLC - Software Development Life cycle</w:t>
            </w:r>
          </w:p>
        </w:tc>
        <w:tc>
          <w:tcPr>
            <w:tcW w:w="3720" w:type="dxa"/>
            <w:tcBorders>
              <w:top w:val="single" w:sz="4" w:space="0" w:color="000000"/>
              <w:bottom w:val="single" w:sz="4" w:space="0" w:color="auto"/>
              <w:right w:val="single" w:sz="4" w:space="0" w:color="000000"/>
            </w:tcBorders>
            <w:shd w:val="clear" w:color="auto" w:fill="BFBFBF"/>
            <w:tcMar>
              <w:top w:w="15" w:type="dxa"/>
              <w:left w:w="15" w:type="dxa"/>
              <w:bottom w:w="0" w:type="dxa"/>
              <w:right w:w="15" w:type="dxa"/>
            </w:tcMar>
            <w:vAlign w:val="center"/>
            <w:hideMark/>
          </w:tcPr>
          <w:p w:rsidR="00D0537E" w:rsidRDefault="00D0537E">
            <w:pPr>
              <w:jc w:val="center"/>
              <w:rPr>
                <w:sz w:val="24"/>
                <w:szCs w:val="24"/>
              </w:rPr>
            </w:pPr>
            <w:r>
              <w:rPr>
                <w:rStyle w:val="Strong"/>
                <w:rFonts w:ascii="Calibri" w:hAnsi="Calibri" w:cs="Calibri"/>
                <w:color w:val="000000"/>
              </w:rPr>
              <w:t>STLC - Software Test Life Cycle</w:t>
            </w:r>
          </w:p>
        </w:tc>
      </w:tr>
      <w:tr w:rsidR="00D0537E" w:rsidTr="00D0537E">
        <w:trPr>
          <w:trHeight w:val="2700"/>
        </w:trPr>
        <w:tc>
          <w:tcPr>
            <w:tcW w:w="360" w:type="dxa"/>
            <w:tcBorders>
              <w:left w:val="single" w:sz="4" w:space="0" w:color="000000"/>
              <w:bottom w:val="single" w:sz="4" w:space="0" w:color="auto"/>
              <w:right w:val="single" w:sz="4" w:space="0" w:color="auto"/>
            </w:tcBorders>
            <w:tcMar>
              <w:top w:w="15" w:type="dxa"/>
              <w:left w:w="15" w:type="dxa"/>
              <w:bottom w:w="0" w:type="dxa"/>
              <w:right w:w="15" w:type="dxa"/>
            </w:tcMar>
            <w:vAlign w:val="center"/>
            <w:hideMark/>
          </w:tcPr>
          <w:p w:rsidR="00D0537E" w:rsidRDefault="00D0537E">
            <w:pPr>
              <w:jc w:val="center"/>
              <w:rPr>
                <w:sz w:val="24"/>
                <w:szCs w:val="24"/>
              </w:rPr>
            </w:pPr>
            <w:r>
              <w:rPr>
                <w:rFonts w:ascii="Calibri" w:hAnsi="Calibri" w:cs="Calibri"/>
                <w:color w:val="000000"/>
              </w:rPr>
              <w:t>1</w:t>
            </w:r>
          </w:p>
        </w:tc>
        <w:tc>
          <w:tcPr>
            <w:tcW w:w="1215" w:type="dxa"/>
            <w:tcBorders>
              <w:bottom w:val="single" w:sz="4" w:space="0" w:color="auto"/>
              <w:right w:val="single" w:sz="4" w:space="0" w:color="auto"/>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Requirements Gathering</w:t>
            </w:r>
          </w:p>
        </w:tc>
        <w:tc>
          <w:tcPr>
            <w:tcW w:w="3525" w:type="dxa"/>
            <w:tcBorders>
              <w:bottom w:val="single" w:sz="4" w:space="0" w:color="auto"/>
              <w:right w:val="single" w:sz="4" w:space="0" w:color="auto"/>
            </w:tcBorders>
            <w:tcMar>
              <w:top w:w="15" w:type="dxa"/>
              <w:left w:w="15" w:type="dxa"/>
              <w:bottom w:w="0" w:type="dxa"/>
              <w:right w:w="15" w:type="dxa"/>
            </w:tcMar>
            <w:vAlign w:val="center"/>
            <w:hideMark/>
          </w:tcPr>
          <w:p w:rsidR="00D0537E" w:rsidRDefault="00D95CB6">
            <w:pPr>
              <w:rPr>
                <w:sz w:val="24"/>
                <w:szCs w:val="24"/>
              </w:rPr>
            </w:pPr>
            <w:r>
              <w:rPr>
                <w:rFonts w:ascii="Calibri" w:hAnsi="Calibri" w:cs="Calibri"/>
                <w:color w:val="000000"/>
              </w:rPr>
              <w:t>Requirements gathering are</w:t>
            </w:r>
            <w:r w:rsidR="00D0537E">
              <w:rPr>
                <w:rFonts w:ascii="Calibri" w:hAnsi="Calibri" w:cs="Calibri"/>
                <w:color w:val="000000"/>
              </w:rPr>
              <w:t xml:space="preserve"> done by business analyst. Development </w:t>
            </w:r>
            <w:r>
              <w:rPr>
                <w:rFonts w:ascii="Calibri" w:hAnsi="Calibri" w:cs="Calibri"/>
                <w:color w:val="000000"/>
              </w:rPr>
              <w:t>team analyzes</w:t>
            </w:r>
            <w:r w:rsidR="00D0537E">
              <w:rPr>
                <w:rFonts w:ascii="Calibri" w:hAnsi="Calibri" w:cs="Calibri"/>
                <w:color w:val="000000"/>
              </w:rPr>
              <w:t xml:space="preserve"> the requirements from the design, architecture &amp; coding perspective.</w:t>
            </w:r>
          </w:p>
        </w:tc>
        <w:tc>
          <w:tcPr>
            <w:tcW w:w="3720" w:type="dxa"/>
            <w:tcBorders>
              <w:bottom w:val="single" w:sz="4" w:space="0" w:color="auto"/>
              <w:right w:val="single" w:sz="4" w:space="0" w:color="000000"/>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 xml:space="preserve">Testing </w:t>
            </w:r>
            <w:r w:rsidR="00D95CB6">
              <w:rPr>
                <w:rFonts w:ascii="Calibri" w:hAnsi="Calibri" w:cs="Calibri"/>
                <w:color w:val="000000"/>
              </w:rPr>
              <w:t>team also reviews</w:t>
            </w:r>
            <w:r>
              <w:rPr>
                <w:rFonts w:ascii="Calibri" w:hAnsi="Calibri" w:cs="Calibri"/>
                <w:color w:val="000000"/>
              </w:rPr>
              <w:t xml:space="preserve"> &amp; </w:t>
            </w:r>
            <w:r w:rsidR="00D95CB6">
              <w:rPr>
                <w:rFonts w:ascii="Calibri" w:hAnsi="Calibri" w:cs="Calibri"/>
                <w:color w:val="000000"/>
              </w:rPr>
              <w:t>analyzes</w:t>
            </w:r>
            <w:r>
              <w:rPr>
                <w:rFonts w:ascii="Calibri" w:hAnsi="Calibri" w:cs="Calibri"/>
                <w:color w:val="000000"/>
              </w:rPr>
              <w:t xml:space="preserve"> the requirements. Testing team identifies the testing requirements like what types of testing will be required and review the requirements for logical functional relationship between various features / modules, so that any gaps can be caught at an early stage.</w:t>
            </w:r>
          </w:p>
        </w:tc>
      </w:tr>
      <w:tr w:rsidR="00D0537E" w:rsidTr="00D0537E">
        <w:trPr>
          <w:trHeight w:val="1500"/>
        </w:trPr>
        <w:tc>
          <w:tcPr>
            <w:tcW w:w="360" w:type="dxa"/>
            <w:tcBorders>
              <w:left w:val="single" w:sz="4" w:space="0" w:color="000000"/>
              <w:bottom w:val="single" w:sz="4" w:space="0" w:color="auto"/>
              <w:right w:val="single" w:sz="4" w:space="0" w:color="auto"/>
            </w:tcBorders>
            <w:tcMar>
              <w:top w:w="15" w:type="dxa"/>
              <w:left w:w="15" w:type="dxa"/>
              <w:bottom w:w="0" w:type="dxa"/>
              <w:right w:w="15" w:type="dxa"/>
            </w:tcMar>
            <w:vAlign w:val="center"/>
            <w:hideMark/>
          </w:tcPr>
          <w:p w:rsidR="00D0537E" w:rsidRDefault="00D0537E">
            <w:pPr>
              <w:jc w:val="center"/>
              <w:rPr>
                <w:sz w:val="24"/>
                <w:szCs w:val="24"/>
              </w:rPr>
            </w:pPr>
            <w:r>
              <w:rPr>
                <w:rFonts w:ascii="Calibri" w:hAnsi="Calibri" w:cs="Calibri"/>
                <w:color w:val="000000"/>
              </w:rPr>
              <w:t>2</w:t>
            </w:r>
          </w:p>
        </w:tc>
        <w:tc>
          <w:tcPr>
            <w:tcW w:w="1215" w:type="dxa"/>
            <w:tcBorders>
              <w:bottom w:val="single" w:sz="4" w:space="0" w:color="auto"/>
              <w:right w:val="single" w:sz="4" w:space="0" w:color="auto"/>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Design</w:t>
            </w:r>
          </w:p>
        </w:tc>
        <w:tc>
          <w:tcPr>
            <w:tcW w:w="3525" w:type="dxa"/>
            <w:tcBorders>
              <w:bottom w:val="single" w:sz="4" w:space="0" w:color="auto"/>
              <w:right w:val="single" w:sz="4" w:space="0" w:color="auto"/>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Technical architect works for the high level &amp; low design of the software. Business analyst works for the UI design of the application</w:t>
            </w:r>
          </w:p>
        </w:tc>
        <w:tc>
          <w:tcPr>
            <w:tcW w:w="3720" w:type="dxa"/>
            <w:tcBorders>
              <w:bottom w:val="single" w:sz="4" w:space="0" w:color="auto"/>
              <w:right w:val="single" w:sz="4" w:space="0" w:color="000000"/>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 xml:space="preserve">Here, test architect generally the test lead/manager, does the test planning, identify high level testing points. Basically, requirement detailing is done in this phase. </w:t>
            </w:r>
          </w:p>
        </w:tc>
      </w:tr>
      <w:tr w:rsidR="00D0537E" w:rsidTr="00D0537E">
        <w:trPr>
          <w:trHeight w:val="1200"/>
        </w:trPr>
        <w:tc>
          <w:tcPr>
            <w:tcW w:w="360" w:type="dxa"/>
            <w:tcBorders>
              <w:left w:val="single" w:sz="4" w:space="0" w:color="000000"/>
              <w:bottom w:val="single" w:sz="4" w:space="0" w:color="auto"/>
              <w:right w:val="single" w:sz="4" w:space="0" w:color="auto"/>
            </w:tcBorders>
            <w:tcMar>
              <w:top w:w="15" w:type="dxa"/>
              <w:left w:w="15" w:type="dxa"/>
              <w:bottom w:w="0" w:type="dxa"/>
              <w:right w:w="15" w:type="dxa"/>
            </w:tcMar>
            <w:vAlign w:val="center"/>
            <w:hideMark/>
          </w:tcPr>
          <w:p w:rsidR="00D0537E" w:rsidRDefault="00D0537E">
            <w:pPr>
              <w:jc w:val="center"/>
              <w:rPr>
                <w:sz w:val="24"/>
                <w:szCs w:val="24"/>
              </w:rPr>
            </w:pPr>
            <w:r>
              <w:rPr>
                <w:rFonts w:ascii="Calibri" w:hAnsi="Calibri" w:cs="Calibri"/>
                <w:color w:val="000000"/>
              </w:rPr>
              <w:lastRenderedPageBreak/>
              <w:t>3</w:t>
            </w:r>
          </w:p>
        </w:tc>
        <w:tc>
          <w:tcPr>
            <w:tcW w:w="1215" w:type="dxa"/>
            <w:tcBorders>
              <w:bottom w:val="single" w:sz="4" w:space="0" w:color="auto"/>
              <w:right w:val="single" w:sz="4" w:space="0" w:color="auto"/>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Coding or development</w:t>
            </w:r>
          </w:p>
        </w:tc>
        <w:tc>
          <w:tcPr>
            <w:tcW w:w="3525" w:type="dxa"/>
            <w:tcBorders>
              <w:bottom w:val="single" w:sz="4" w:space="0" w:color="auto"/>
              <w:right w:val="single" w:sz="4" w:space="0" w:color="auto"/>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Development team does the actual coding based on the designed architecture.</w:t>
            </w:r>
          </w:p>
        </w:tc>
        <w:tc>
          <w:tcPr>
            <w:tcW w:w="3720" w:type="dxa"/>
            <w:tcBorders>
              <w:bottom w:val="single" w:sz="4" w:space="0" w:color="auto"/>
              <w:right w:val="single" w:sz="4" w:space="0" w:color="000000"/>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Testing team write the detailed test cases.</w:t>
            </w:r>
          </w:p>
        </w:tc>
      </w:tr>
      <w:tr w:rsidR="00D0537E" w:rsidTr="00D0537E">
        <w:trPr>
          <w:trHeight w:val="3000"/>
        </w:trPr>
        <w:tc>
          <w:tcPr>
            <w:tcW w:w="360" w:type="dxa"/>
            <w:tcBorders>
              <w:left w:val="single" w:sz="4" w:space="0" w:color="000000"/>
              <w:bottom w:val="single" w:sz="4" w:space="0" w:color="auto"/>
              <w:right w:val="single" w:sz="4" w:space="0" w:color="auto"/>
            </w:tcBorders>
            <w:tcMar>
              <w:top w:w="15" w:type="dxa"/>
              <w:left w:w="15" w:type="dxa"/>
              <w:bottom w:w="0" w:type="dxa"/>
              <w:right w:w="15" w:type="dxa"/>
            </w:tcMar>
            <w:vAlign w:val="center"/>
            <w:hideMark/>
          </w:tcPr>
          <w:p w:rsidR="00D0537E" w:rsidRDefault="00D0537E">
            <w:pPr>
              <w:jc w:val="center"/>
              <w:rPr>
                <w:sz w:val="24"/>
                <w:szCs w:val="24"/>
              </w:rPr>
            </w:pPr>
            <w:r>
              <w:rPr>
                <w:rFonts w:ascii="Calibri" w:hAnsi="Calibri" w:cs="Calibri"/>
                <w:color w:val="000000"/>
              </w:rPr>
              <w:t>4</w:t>
            </w:r>
          </w:p>
        </w:tc>
        <w:tc>
          <w:tcPr>
            <w:tcW w:w="1215" w:type="dxa"/>
            <w:tcBorders>
              <w:bottom w:val="single" w:sz="4" w:space="0" w:color="auto"/>
              <w:right w:val="single" w:sz="4" w:space="0" w:color="auto"/>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Testing</w:t>
            </w:r>
          </w:p>
        </w:tc>
        <w:tc>
          <w:tcPr>
            <w:tcW w:w="3525" w:type="dxa"/>
            <w:tcBorders>
              <w:bottom w:val="single" w:sz="4" w:space="0" w:color="auto"/>
              <w:right w:val="single" w:sz="4" w:space="0" w:color="auto"/>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In SDLC, actual testing is carried out in this phase. It includes unit testing, integration testing &amp; system testing etc..</w:t>
            </w:r>
          </w:p>
        </w:tc>
        <w:tc>
          <w:tcPr>
            <w:tcW w:w="3720" w:type="dxa"/>
            <w:tcBorders>
              <w:bottom w:val="single" w:sz="4" w:space="0" w:color="auto"/>
              <w:right w:val="single" w:sz="4" w:space="0" w:color="000000"/>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 xml:space="preserve">Test Execution and bug reporting, manual testing, automation testing is done, defects found are reported. Re-testing and regression testing is also done in this phase. </w:t>
            </w:r>
            <w:r>
              <w:rPr>
                <w:rStyle w:val="Emphasis"/>
                <w:rFonts w:ascii="Calibri" w:hAnsi="Calibri" w:cs="Calibri"/>
                <w:color w:val="FF0000"/>
              </w:rPr>
              <w:t>But, I don't agree with this statement. So, if I want to relate the testing phase with STLC, I would say it it is testing of test cases &amp; test plans i.e. is basically review of test cases, test scenarios etc..</w:t>
            </w:r>
          </w:p>
        </w:tc>
      </w:tr>
      <w:tr w:rsidR="00D0537E" w:rsidTr="00D0537E">
        <w:trPr>
          <w:trHeight w:val="2700"/>
        </w:trPr>
        <w:tc>
          <w:tcPr>
            <w:tcW w:w="360" w:type="dxa"/>
            <w:tcBorders>
              <w:left w:val="single" w:sz="4" w:space="0" w:color="000000"/>
              <w:bottom w:val="single" w:sz="4" w:space="0" w:color="auto"/>
              <w:right w:val="single" w:sz="4" w:space="0" w:color="auto"/>
            </w:tcBorders>
            <w:tcMar>
              <w:top w:w="15" w:type="dxa"/>
              <w:left w:w="15" w:type="dxa"/>
              <w:bottom w:w="0" w:type="dxa"/>
              <w:right w:w="15" w:type="dxa"/>
            </w:tcMar>
            <w:vAlign w:val="center"/>
            <w:hideMark/>
          </w:tcPr>
          <w:p w:rsidR="00D0537E" w:rsidRDefault="00D0537E">
            <w:pPr>
              <w:jc w:val="center"/>
              <w:rPr>
                <w:sz w:val="24"/>
                <w:szCs w:val="24"/>
              </w:rPr>
            </w:pPr>
            <w:r>
              <w:rPr>
                <w:rFonts w:ascii="Calibri" w:hAnsi="Calibri" w:cs="Calibri"/>
                <w:color w:val="000000"/>
              </w:rPr>
              <w:t>5</w:t>
            </w:r>
          </w:p>
        </w:tc>
        <w:tc>
          <w:tcPr>
            <w:tcW w:w="1215" w:type="dxa"/>
            <w:tcBorders>
              <w:bottom w:val="single" w:sz="4" w:space="0" w:color="auto"/>
              <w:right w:val="single" w:sz="4" w:space="0" w:color="auto"/>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Deployment</w:t>
            </w:r>
          </w:p>
        </w:tc>
        <w:tc>
          <w:tcPr>
            <w:tcW w:w="3525" w:type="dxa"/>
            <w:tcBorders>
              <w:bottom w:val="single" w:sz="4" w:space="0" w:color="auto"/>
              <w:right w:val="single" w:sz="4" w:space="0" w:color="auto"/>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Application is deployed on production environment for real end users.</w:t>
            </w:r>
          </w:p>
        </w:tc>
        <w:tc>
          <w:tcPr>
            <w:tcW w:w="3720" w:type="dxa"/>
            <w:tcBorders>
              <w:bottom w:val="single" w:sz="4" w:space="0" w:color="auto"/>
              <w:right w:val="single" w:sz="4" w:space="0" w:color="000000"/>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 xml:space="preserve">Final testing and implementation is done is this phase and final test report is prepared. </w:t>
            </w:r>
            <w:r>
              <w:rPr>
                <w:rStyle w:val="Emphasis"/>
                <w:rFonts w:ascii="Calibri" w:hAnsi="Calibri" w:cs="Calibri"/>
                <w:color w:val="FF0000"/>
              </w:rPr>
              <w:t>For this statement as well, I don't agree. For software / application deployment is basically, when it is installed for real use. So, this way, STLC, deployment would be when test when test cases getting used i.e. execution of test cases.</w:t>
            </w:r>
          </w:p>
        </w:tc>
      </w:tr>
      <w:tr w:rsidR="00D0537E" w:rsidTr="00D0537E">
        <w:trPr>
          <w:trHeight w:val="2400"/>
        </w:trPr>
        <w:tc>
          <w:tcPr>
            <w:tcW w:w="360" w:type="dxa"/>
            <w:tcBorders>
              <w:left w:val="single" w:sz="4" w:space="0" w:color="000000"/>
              <w:bottom w:val="single" w:sz="4" w:space="0" w:color="000000"/>
              <w:right w:val="single" w:sz="4" w:space="0" w:color="auto"/>
            </w:tcBorders>
            <w:tcMar>
              <w:top w:w="15" w:type="dxa"/>
              <w:left w:w="15" w:type="dxa"/>
              <w:bottom w:w="0" w:type="dxa"/>
              <w:right w:w="15" w:type="dxa"/>
            </w:tcMar>
            <w:vAlign w:val="center"/>
            <w:hideMark/>
          </w:tcPr>
          <w:p w:rsidR="00D0537E" w:rsidRDefault="00D0537E">
            <w:pPr>
              <w:jc w:val="center"/>
              <w:rPr>
                <w:sz w:val="24"/>
                <w:szCs w:val="24"/>
              </w:rPr>
            </w:pPr>
            <w:r>
              <w:rPr>
                <w:rFonts w:ascii="Calibri" w:hAnsi="Calibri" w:cs="Calibri"/>
                <w:color w:val="000000"/>
              </w:rPr>
              <w:t>6</w:t>
            </w:r>
          </w:p>
        </w:tc>
        <w:tc>
          <w:tcPr>
            <w:tcW w:w="1215" w:type="dxa"/>
            <w:tcBorders>
              <w:bottom w:val="single" w:sz="4" w:space="0" w:color="000000"/>
              <w:right w:val="single" w:sz="4" w:space="0" w:color="auto"/>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Maintenance</w:t>
            </w:r>
          </w:p>
        </w:tc>
        <w:tc>
          <w:tcPr>
            <w:tcW w:w="3525" w:type="dxa"/>
            <w:tcBorders>
              <w:bottom w:val="single" w:sz="4" w:space="0" w:color="000000"/>
              <w:right w:val="single" w:sz="4" w:space="0" w:color="auto"/>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Basically, it includes, post production / deployment support &amp; enhancements.</w:t>
            </w:r>
          </w:p>
        </w:tc>
        <w:tc>
          <w:tcPr>
            <w:tcW w:w="3720" w:type="dxa"/>
            <w:tcBorders>
              <w:bottom w:val="single" w:sz="4" w:space="0" w:color="000000"/>
              <w:right w:val="single" w:sz="4" w:space="0" w:color="000000"/>
            </w:tcBorders>
            <w:tcMar>
              <w:top w:w="15" w:type="dxa"/>
              <w:left w:w="15" w:type="dxa"/>
              <w:bottom w:w="0" w:type="dxa"/>
              <w:right w:w="15" w:type="dxa"/>
            </w:tcMar>
            <w:vAlign w:val="center"/>
            <w:hideMark/>
          </w:tcPr>
          <w:p w:rsidR="00D0537E" w:rsidRDefault="00D0537E">
            <w:pPr>
              <w:rPr>
                <w:sz w:val="24"/>
                <w:szCs w:val="24"/>
              </w:rPr>
            </w:pPr>
            <w:r>
              <w:rPr>
                <w:rFonts w:ascii="Calibri" w:hAnsi="Calibri" w:cs="Calibri"/>
                <w:color w:val="000000"/>
              </w:rPr>
              <w:t>Most of people say - Maintenance testing is carried out in this phase.</w:t>
            </w:r>
            <w:r>
              <w:rPr>
                <w:rStyle w:val="Emphasis"/>
                <w:rFonts w:ascii="Calibri" w:hAnsi="Calibri" w:cs="Calibri"/>
                <w:color w:val="FF0000"/>
              </w:rPr>
              <w:t xml:space="preserve"> My definition for this is - </w:t>
            </w:r>
            <w:r w:rsidR="002576E3">
              <w:rPr>
                <w:rStyle w:val="Emphasis"/>
                <w:rFonts w:ascii="Calibri" w:hAnsi="Calibri" w:cs="Calibri"/>
                <w:color w:val="FF0000"/>
              </w:rPr>
              <w:t>updating</w:t>
            </w:r>
            <w:r>
              <w:rPr>
                <w:rStyle w:val="Emphasis"/>
                <w:rFonts w:ascii="Calibri" w:hAnsi="Calibri" w:cs="Calibri"/>
                <w:color w:val="FF0000"/>
              </w:rPr>
              <w:t xml:space="preserve"> &amp; maintenance of test plans, test case required for the testing of support requests &amp; enhancements as a part of maintenance.</w:t>
            </w:r>
          </w:p>
        </w:tc>
      </w:tr>
    </w:tbl>
    <w:p w:rsidR="00D0537E" w:rsidRDefault="00EC1890" w:rsidP="00EC6FFE">
      <w:pPr>
        <w:pStyle w:val="Heading1"/>
        <w:rPr>
          <w:sz w:val="52"/>
        </w:rPr>
      </w:pPr>
      <w:r w:rsidRPr="00EC1890">
        <w:rPr>
          <w:sz w:val="52"/>
        </w:rPr>
        <w:t>STLC</w:t>
      </w:r>
      <w:r>
        <w:rPr>
          <w:sz w:val="52"/>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747"/>
        <w:gridCol w:w="2898"/>
        <w:gridCol w:w="3303"/>
        <w:gridCol w:w="1652"/>
      </w:tblGrid>
      <w:tr w:rsidR="00EC1890" w:rsidRPr="00EC1890" w:rsidTr="00EC18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b/>
                <w:bCs/>
                <w:sz w:val="24"/>
                <w:szCs w:val="24"/>
              </w:rPr>
              <w:t>Phase</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b/>
                <w:bCs/>
                <w:sz w:val="24"/>
                <w:szCs w:val="24"/>
              </w:rPr>
              <w:t>Activity</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b/>
                <w:bCs/>
                <w:sz w:val="24"/>
                <w:szCs w:val="24"/>
              </w:rPr>
              <w:t>Deliverables</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b/>
                <w:bCs/>
                <w:sz w:val="24"/>
                <w:szCs w:val="24"/>
              </w:rPr>
              <w:t>Necessity</w:t>
            </w:r>
          </w:p>
        </w:tc>
      </w:tr>
      <w:tr w:rsidR="00EC1890" w:rsidRPr="00EC1890" w:rsidTr="00EC18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Requirements/ Design Review</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You review the software requirements/ design (Well, if they exist.)</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‘Review Defect’ Reports</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Curiosity</w:t>
            </w:r>
          </w:p>
        </w:tc>
      </w:tr>
      <w:tr w:rsidR="00EC1890" w:rsidRPr="00EC1890" w:rsidTr="00EC18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lastRenderedPageBreak/>
              <w:t>Test Planning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Once you have gathered a general idea of what needs to be tested, you ‘plan’ for the tests.</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26" w:history="1">
              <w:r w:rsidRPr="00EC1890">
                <w:rPr>
                  <w:rFonts w:ascii="Times New Roman" w:eastAsia="Times New Roman" w:hAnsi="Times New Roman" w:cs="Times New Roman"/>
                  <w:color w:val="0000FF"/>
                  <w:sz w:val="24"/>
                  <w:szCs w:val="24"/>
                  <w:u w:val="single"/>
                </w:rPr>
                <w:t>Test Plan</w:t>
              </w:r>
            </w:hyperlink>
          </w:p>
          <w:p w:rsidR="00EC1890" w:rsidRPr="00EC1890" w:rsidRDefault="00EC1890" w:rsidP="00EC189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Test Estimation</w:t>
            </w:r>
          </w:p>
          <w:p w:rsidR="00EC1890" w:rsidRPr="00EC1890" w:rsidRDefault="00EC1890" w:rsidP="00EC189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Test Schedule</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Farsightedness</w:t>
            </w:r>
          </w:p>
        </w:tc>
      </w:tr>
      <w:tr w:rsidR="00EC1890" w:rsidRPr="00EC1890" w:rsidTr="00EC18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Test Designing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7341C4">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You design/ detail your tests on the basis of detailed requirements/design of the software</w:t>
            </w:r>
            <w:r w:rsidR="007341C4">
              <w:rPr>
                <w:rFonts w:ascii="Times New Roman" w:eastAsia="Times New Roman" w:hAnsi="Times New Roman" w:cs="Times New Roman"/>
                <w:sz w:val="24"/>
                <w:szCs w:val="24"/>
              </w:rPr>
              <w:t>.</w:t>
            </w:r>
            <w:r w:rsidRPr="00EC1890">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27" w:history="1">
              <w:r w:rsidRPr="00EC1890">
                <w:rPr>
                  <w:rFonts w:ascii="Times New Roman" w:eastAsia="Times New Roman" w:hAnsi="Times New Roman" w:cs="Times New Roman"/>
                  <w:color w:val="0000FF"/>
                  <w:sz w:val="24"/>
                  <w:szCs w:val="24"/>
                  <w:u w:val="single"/>
                </w:rPr>
                <w:t>Test Cases</w:t>
              </w:r>
            </w:hyperlink>
            <w:r w:rsidRPr="00EC1890">
              <w:rPr>
                <w:rFonts w:ascii="Times New Roman" w:eastAsia="Times New Roman" w:hAnsi="Times New Roman" w:cs="Times New Roman"/>
                <w:sz w:val="24"/>
                <w:szCs w:val="24"/>
              </w:rPr>
              <w:t xml:space="preserve"> / </w:t>
            </w:r>
            <w:hyperlink r:id="rId28" w:history="1">
              <w:r w:rsidRPr="00EC1890">
                <w:rPr>
                  <w:rFonts w:ascii="Times New Roman" w:eastAsia="Times New Roman" w:hAnsi="Times New Roman" w:cs="Times New Roman"/>
                  <w:color w:val="0000FF"/>
                  <w:sz w:val="24"/>
                  <w:szCs w:val="24"/>
                  <w:u w:val="single"/>
                </w:rPr>
                <w:t>Test Scripts</w:t>
              </w:r>
            </w:hyperlink>
            <w:r w:rsidRPr="00EC1890">
              <w:rPr>
                <w:rFonts w:ascii="Times New Roman" w:eastAsia="Times New Roman" w:hAnsi="Times New Roman" w:cs="Times New Roman"/>
                <w:sz w:val="24"/>
                <w:szCs w:val="24"/>
              </w:rPr>
              <w:t xml:space="preserve"> /Test Data</w:t>
            </w:r>
          </w:p>
          <w:p w:rsidR="00EC1890" w:rsidRPr="00EC1890" w:rsidRDefault="00EC1890" w:rsidP="00EC189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Requirements Traceability Matrix</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Creativity</w:t>
            </w:r>
          </w:p>
        </w:tc>
      </w:tr>
      <w:tr w:rsidR="00EC1890" w:rsidRPr="00EC1890" w:rsidTr="00EC18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Test Environment Setup</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You setup the test environment (server/ client/ network, etc) with the goal of replicating the end-users’ environment.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Test Environment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Rich company</w:t>
            </w:r>
          </w:p>
        </w:tc>
      </w:tr>
      <w:tr w:rsidR="00EC1890" w:rsidRPr="00EC1890" w:rsidTr="00EC18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Test Execution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You execute your Test Cases/ Scripts in the Test Environment to see whether they pass.</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Test Results (Incremental)</w:t>
            </w:r>
          </w:p>
          <w:p w:rsidR="00EC1890" w:rsidRPr="00EC1890" w:rsidRDefault="00EC1890" w:rsidP="00EC1890">
            <w:pPr>
              <w:numPr>
                <w:ilvl w:val="0"/>
                <w:numId w:val="9"/>
              </w:numPr>
              <w:spacing w:before="100" w:beforeAutospacing="1" w:after="100" w:afterAutospacing="1" w:line="240" w:lineRule="auto"/>
              <w:rPr>
                <w:rFonts w:ascii="Times New Roman" w:eastAsia="Times New Roman" w:hAnsi="Times New Roman" w:cs="Times New Roman"/>
                <w:sz w:val="24"/>
                <w:szCs w:val="24"/>
              </w:rPr>
            </w:pPr>
            <w:hyperlink r:id="rId29" w:history="1">
              <w:r w:rsidRPr="00EC1890">
                <w:rPr>
                  <w:rFonts w:ascii="Times New Roman" w:eastAsia="Times New Roman" w:hAnsi="Times New Roman" w:cs="Times New Roman"/>
                  <w:color w:val="0000FF"/>
                  <w:sz w:val="24"/>
                  <w:szCs w:val="24"/>
                  <w:u w:val="single"/>
                </w:rPr>
                <w:t>Defect Reports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Patience</w:t>
            </w:r>
          </w:p>
        </w:tc>
      </w:tr>
      <w:tr w:rsidR="00EC1890" w:rsidRPr="00EC1890" w:rsidTr="00EC18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Test Reporting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You prepare various reports for various stakeholders.</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Test Results (Final)</w:t>
            </w:r>
          </w:p>
          <w:p w:rsidR="00EC1890" w:rsidRPr="00EC1890" w:rsidRDefault="00EC1890" w:rsidP="00EC189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Test/ Defect Metrics</w:t>
            </w:r>
          </w:p>
          <w:p w:rsidR="00EC1890" w:rsidRPr="00EC1890" w:rsidRDefault="00EC1890" w:rsidP="00EC189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Test Closure Report</w:t>
            </w:r>
          </w:p>
          <w:p w:rsidR="00EC1890" w:rsidRPr="00EC1890" w:rsidRDefault="00EC1890" w:rsidP="00EC189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Who Worked Late &amp; on Weekends (WWLW) Report [Depending on how fussy your Management is]</w:t>
            </w:r>
          </w:p>
        </w:tc>
        <w:tc>
          <w:tcPr>
            <w:tcW w:w="0" w:type="auto"/>
            <w:tcBorders>
              <w:top w:val="outset" w:sz="6" w:space="0" w:color="auto"/>
              <w:left w:val="outset" w:sz="6" w:space="0" w:color="auto"/>
              <w:bottom w:val="outset" w:sz="6" w:space="0" w:color="auto"/>
              <w:right w:val="outset" w:sz="6" w:space="0" w:color="auto"/>
            </w:tcBorders>
            <w:vAlign w:val="center"/>
            <w:hideMark/>
          </w:tcPr>
          <w:p w:rsidR="00EC1890" w:rsidRPr="00EC1890" w:rsidRDefault="00EC1890" w:rsidP="00EC1890">
            <w:pPr>
              <w:spacing w:after="0" w:line="240" w:lineRule="auto"/>
              <w:rPr>
                <w:rFonts w:ascii="Times New Roman" w:eastAsia="Times New Roman" w:hAnsi="Times New Roman" w:cs="Times New Roman"/>
                <w:sz w:val="24"/>
                <w:szCs w:val="24"/>
              </w:rPr>
            </w:pPr>
            <w:r w:rsidRPr="00EC1890">
              <w:rPr>
                <w:rFonts w:ascii="Times New Roman" w:eastAsia="Times New Roman" w:hAnsi="Times New Roman" w:cs="Times New Roman"/>
                <w:sz w:val="24"/>
                <w:szCs w:val="24"/>
              </w:rPr>
              <w:t>Diplomacy</w:t>
            </w:r>
          </w:p>
        </w:tc>
      </w:tr>
    </w:tbl>
    <w:p w:rsidR="00097131" w:rsidRPr="00097131" w:rsidRDefault="00097131" w:rsidP="00BC4022">
      <w:pPr>
        <w:pStyle w:val="Heading1"/>
        <w:rPr>
          <w:b w:val="0"/>
          <w:sz w:val="24"/>
        </w:rPr>
      </w:pPr>
      <w:r w:rsidRPr="00097131">
        <w:rPr>
          <w:sz w:val="32"/>
        </w:rPr>
        <w:t xml:space="preserve">Requirement </w:t>
      </w:r>
      <w:r w:rsidRPr="00097131">
        <w:rPr>
          <w:sz w:val="32"/>
        </w:rPr>
        <w:t>Traceability Matrix</w:t>
      </w:r>
      <w:r w:rsidRPr="00097131">
        <w:rPr>
          <w:sz w:val="32"/>
        </w:rPr>
        <w:t xml:space="preserve"> </w:t>
      </w:r>
      <w:r w:rsidRPr="00097131">
        <w:rPr>
          <w:b w:val="0"/>
          <w:sz w:val="24"/>
        </w:rPr>
        <w:t>it is a document that maps and traces user requirement with test cases. The main purpose of Requirement Traceability Matrix is to see that all test cases are covered so that no functionality should miss while testing.</w:t>
      </w:r>
    </w:p>
    <w:p w:rsidR="00BC4022" w:rsidRDefault="00BC4022" w:rsidP="00BC4022">
      <w:pPr>
        <w:pStyle w:val="Heading1"/>
      </w:pPr>
      <w:r>
        <w:t>What are Software Testing Levels?</w:t>
      </w:r>
    </w:p>
    <w:p w:rsidR="00EC1890" w:rsidRDefault="0016250B" w:rsidP="00EC6FFE">
      <w:pPr>
        <w:pStyle w:val="Heading1"/>
        <w:rPr>
          <w:b w:val="0"/>
          <w:sz w:val="22"/>
        </w:rPr>
      </w:pPr>
      <w:hyperlink r:id="rId30" w:tooltip="What is Unit testing?" w:history="1">
        <w:r w:rsidRPr="0016250B">
          <w:rPr>
            <w:rStyle w:val="Hyperlink"/>
            <w:b w:val="0"/>
            <w:sz w:val="22"/>
          </w:rPr>
          <w:t>Unit testing:</w:t>
        </w:r>
      </w:hyperlink>
      <w:r w:rsidRPr="0016250B">
        <w:rPr>
          <w:b w:val="0"/>
          <w:sz w:val="22"/>
        </w:rPr>
        <w:t xml:space="preserve"> It is basically done by the developers to make sure that their code is working fine and meet the user specifications. They test their piece of code which they have written like classes, functions, interfaces and procedures</w:t>
      </w:r>
      <w:r>
        <w:rPr>
          <w:b w:val="0"/>
          <w:sz w:val="22"/>
        </w:rPr>
        <w:t>.</w:t>
      </w:r>
    </w:p>
    <w:p w:rsidR="00D827BC" w:rsidRDefault="0016250B" w:rsidP="00D827BC">
      <w:pPr>
        <w:pStyle w:val="Heading1"/>
        <w:rPr>
          <w:b w:val="0"/>
          <w:sz w:val="24"/>
        </w:rPr>
      </w:pPr>
      <w:hyperlink r:id="rId31" w:tooltip="What is Component testing?" w:history="1">
        <w:r w:rsidRPr="0016250B">
          <w:rPr>
            <w:rStyle w:val="Hyperlink"/>
            <w:b w:val="0"/>
            <w:sz w:val="24"/>
          </w:rPr>
          <w:t>Component testing:</w:t>
        </w:r>
      </w:hyperlink>
      <w:r w:rsidRPr="0016250B">
        <w:rPr>
          <w:b w:val="0"/>
          <w:sz w:val="24"/>
        </w:rPr>
        <w:t xml:space="preserve"> It is also called as module testing. The basic difference between the unit testing and component testing is in unit testing the developers test their piece of code but in component testing the whole component is tested. For example, in a student record application </w:t>
      </w:r>
      <w:r w:rsidRPr="0016250B">
        <w:rPr>
          <w:b w:val="0"/>
          <w:sz w:val="24"/>
        </w:rPr>
        <w:lastRenderedPageBreak/>
        <w:t>there are two modules one which will save the records of the students and other module is to upload the results of the students. Both the modules are developed separately and when they are tested one by one then we call this as a component or module testing.</w:t>
      </w:r>
    </w:p>
    <w:p w:rsidR="008E2C80" w:rsidRPr="008E2C80" w:rsidRDefault="008E2C80" w:rsidP="00D827BC">
      <w:pPr>
        <w:pStyle w:val="Heading1"/>
        <w:rPr>
          <w:b w:val="0"/>
          <w:sz w:val="24"/>
        </w:rPr>
      </w:pPr>
      <w:hyperlink r:id="rId32" w:tooltip="What is Integration testing?" w:history="1">
        <w:r w:rsidRPr="008E2C80">
          <w:rPr>
            <w:color w:val="0000FF"/>
            <w:sz w:val="24"/>
            <w:szCs w:val="24"/>
            <w:u w:val="single"/>
          </w:rPr>
          <w:t>Integration testing:</w:t>
        </w:r>
      </w:hyperlink>
      <w:r w:rsidRPr="008E2C80">
        <w:rPr>
          <w:sz w:val="24"/>
          <w:szCs w:val="24"/>
        </w:rPr>
        <w:t> </w:t>
      </w:r>
      <w:r w:rsidRPr="008E2C80">
        <w:rPr>
          <w:b w:val="0"/>
          <w:sz w:val="24"/>
          <w:szCs w:val="24"/>
        </w:rPr>
        <w:t xml:space="preserve">Integration testing is done when two modules are integrated, in order to test the behavior and functionality of both the modules after integration. Below are few types of integration </w:t>
      </w:r>
      <w:r w:rsidR="00D40102" w:rsidRPr="00E037A4">
        <w:rPr>
          <w:b w:val="0"/>
          <w:sz w:val="24"/>
          <w:szCs w:val="24"/>
        </w:rPr>
        <w:t>testing?</w:t>
      </w:r>
      <w:r w:rsidRPr="008E2C80">
        <w:rPr>
          <w:sz w:val="24"/>
          <w:szCs w:val="24"/>
        </w:rPr>
        <w:t xml:space="preserve"> </w:t>
      </w:r>
    </w:p>
    <w:p w:rsidR="008E2C80" w:rsidRPr="008E2C80" w:rsidRDefault="008E2C80" w:rsidP="008E2C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2C80">
        <w:rPr>
          <w:rFonts w:ascii="Times New Roman" w:eastAsia="Times New Roman" w:hAnsi="Times New Roman" w:cs="Times New Roman"/>
          <w:sz w:val="24"/>
          <w:szCs w:val="24"/>
        </w:rPr>
        <w:t>Big bang integration testing</w:t>
      </w:r>
    </w:p>
    <w:p w:rsidR="008E2C80" w:rsidRPr="008E2C80" w:rsidRDefault="008E2C80" w:rsidP="008E2C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2C80">
        <w:rPr>
          <w:rFonts w:ascii="Times New Roman" w:eastAsia="Times New Roman" w:hAnsi="Times New Roman" w:cs="Times New Roman"/>
          <w:sz w:val="24"/>
          <w:szCs w:val="24"/>
        </w:rPr>
        <w:t>Top down</w:t>
      </w:r>
    </w:p>
    <w:p w:rsidR="008E2C80" w:rsidRPr="008E2C80" w:rsidRDefault="008E2C80" w:rsidP="008E2C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2C80">
        <w:rPr>
          <w:rFonts w:ascii="Times New Roman" w:eastAsia="Times New Roman" w:hAnsi="Times New Roman" w:cs="Times New Roman"/>
          <w:sz w:val="24"/>
          <w:szCs w:val="24"/>
        </w:rPr>
        <w:t>Bottom up</w:t>
      </w:r>
    </w:p>
    <w:p w:rsidR="008E2C80" w:rsidRDefault="008E2C80" w:rsidP="008E2C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2C80">
        <w:rPr>
          <w:rFonts w:ascii="Times New Roman" w:eastAsia="Times New Roman" w:hAnsi="Times New Roman" w:cs="Times New Roman"/>
          <w:sz w:val="24"/>
          <w:szCs w:val="24"/>
        </w:rPr>
        <w:t>Functional incremental</w:t>
      </w:r>
    </w:p>
    <w:tbl>
      <w:tblPr>
        <w:tblW w:w="4952" w:type="pct"/>
        <w:tblInd w:w="90" w:type="dxa"/>
        <w:tblBorders>
          <w:top w:val="threeDEngrave" w:sz="6" w:space="0" w:color="F1F1F1"/>
          <w:left w:val="threeDEngrave" w:sz="6" w:space="0" w:color="F1F1F1"/>
          <w:bottom w:val="threeDEngrave" w:sz="6" w:space="0" w:color="F1F1F1"/>
          <w:right w:val="threeDEngrave" w:sz="6" w:space="0" w:color="F1F1F1"/>
        </w:tblBorders>
        <w:shd w:val="clear" w:color="auto" w:fill="FFFFFF"/>
        <w:tblCellMar>
          <w:left w:w="0" w:type="dxa"/>
          <w:right w:w="0" w:type="dxa"/>
        </w:tblCellMar>
        <w:tblLook w:val="04A0" w:firstRow="1" w:lastRow="0" w:firstColumn="1" w:lastColumn="0" w:noHBand="0" w:noVBand="1"/>
      </w:tblPr>
      <w:tblGrid>
        <w:gridCol w:w="9270"/>
      </w:tblGrid>
      <w:tr w:rsidR="005374D9" w:rsidTr="00CE4122">
        <w:tc>
          <w:tcPr>
            <w:tcW w:w="5000" w:type="pct"/>
            <w:tcBorders>
              <w:top w:val="nil"/>
              <w:left w:val="nil"/>
              <w:bottom w:val="nil"/>
              <w:right w:val="nil"/>
            </w:tcBorders>
            <w:shd w:val="clear" w:color="auto" w:fill="FFFFFF"/>
            <w:vAlign w:val="center"/>
            <w:hideMark/>
          </w:tcPr>
          <w:p w:rsidR="00076DC0" w:rsidRDefault="00076DC0" w:rsidP="00076DC0">
            <w:pPr>
              <w:pStyle w:val="Heading3"/>
            </w:pPr>
            <w:r>
              <w:t>What are stubs?</w:t>
            </w:r>
          </w:p>
          <w:p w:rsidR="00076DC0" w:rsidRPr="00076DC0" w:rsidRDefault="00076DC0" w:rsidP="00076DC0">
            <w:r>
              <w:t xml:space="preserve">Stubs are basically used in TOP-DOWN approach of integration testing. In this approach, the upper modules are prepared first and are ready for testing while the bottom modules are not yet prepared by the developers. </w:t>
            </w:r>
            <w:r>
              <w:br/>
              <w:t xml:space="preserve">So in order to form the complete application we create dummy programs for the lower modules in the application so that all the functionalities can be tested. </w:t>
            </w:r>
          </w:p>
          <w:p w:rsidR="00DB57B0" w:rsidRDefault="00DB57B0" w:rsidP="00DB57B0"/>
          <w:p w:rsidR="00DB57B0" w:rsidRDefault="00DB57B0" w:rsidP="00DB57B0">
            <w:pPr>
              <w:pStyle w:val="Heading3"/>
            </w:pPr>
            <w:r>
              <w:t>What are drivers?</w:t>
            </w:r>
          </w:p>
          <w:p w:rsidR="005374D9" w:rsidRPr="00CE4122" w:rsidRDefault="00DB57B0">
            <w:r>
              <w:t xml:space="preserve">A driver is basically a piece of code through which other programs or pieces of code or modules can be called. </w:t>
            </w:r>
            <w:r w:rsidRPr="00E72B36">
              <w:rPr>
                <w:b/>
              </w:rPr>
              <w:t>Drivers are the main program</w:t>
            </w:r>
            <w:r>
              <w:t xml:space="preserve"> through which other modules are called. </w:t>
            </w:r>
            <w:r>
              <w:br/>
              <w:t xml:space="preserve">If we want to test any module it is required that we should have a main program which will call the testing module. Without the dummy program or driver, the complete testing of the module is not possible. </w:t>
            </w:r>
            <w:r>
              <w:br/>
              <w:t xml:space="preserve">Drivers are basically called in BOTTOM UP testing approach. In bottom up testing approach the bottom level modules are prepared but the top level modules are not prepared. Testing of the bottom level modules is not possible with the help of main program. So we prepare a dummy program or driver to call the bottom level modules and perform its testing. </w:t>
            </w:r>
          </w:p>
        </w:tc>
      </w:tr>
      <w:tr w:rsidR="005374D9" w:rsidTr="00CE4122">
        <w:tc>
          <w:tcPr>
            <w:tcW w:w="5000" w:type="pct"/>
            <w:tcBorders>
              <w:top w:val="nil"/>
              <w:left w:val="nil"/>
              <w:bottom w:val="nil"/>
              <w:right w:val="nil"/>
            </w:tcBorders>
            <w:shd w:val="clear" w:color="auto" w:fill="FFFFFF"/>
            <w:vAlign w:val="center"/>
            <w:hideMark/>
          </w:tcPr>
          <w:p w:rsidR="005374D9" w:rsidRDefault="005374D9" w:rsidP="005374D9">
            <w:pPr>
              <w:rPr>
                <w:sz w:val="24"/>
                <w:szCs w:val="24"/>
              </w:rPr>
            </w:pPr>
          </w:p>
        </w:tc>
      </w:tr>
    </w:tbl>
    <w:p w:rsidR="005374D9" w:rsidRDefault="005374D9" w:rsidP="00CE4122">
      <w:pPr>
        <w:spacing w:before="100" w:beforeAutospacing="1" w:after="100" w:afterAutospacing="1" w:line="240" w:lineRule="auto"/>
        <w:rPr>
          <w:rFonts w:ascii="Times New Roman" w:eastAsia="Times New Roman" w:hAnsi="Times New Roman" w:cs="Times New Roman"/>
          <w:sz w:val="24"/>
          <w:szCs w:val="24"/>
        </w:rPr>
      </w:pPr>
    </w:p>
    <w:p w:rsidR="00D827BC" w:rsidRDefault="00D827BC" w:rsidP="00D827BC">
      <w:pPr>
        <w:spacing w:before="100" w:beforeAutospacing="1" w:after="100" w:afterAutospacing="1" w:line="240" w:lineRule="auto"/>
        <w:rPr>
          <w:rFonts w:ascii="Times New Roman" w:eastAsia="Times New Roman" w:hAnsi="Times New Roman" w:cs="Times New Roman"/>
          <w:sz w:val="24"/>
          <w:szCs w:val="24"/>
        </w:rPr>
      </w:pPr>
      <w:hyperlink r:id="rId33" w:tooltip="What is Component integration testing?" w:history="1">
        <w:r w:rsidRPr="00D827BC">
          <w:rPr>
            <w:rFonts w:ascii="Times New Roman" w:eastAsia="Times New Roman" w:hAnsi="Times New Roman" w:cs="Times New Roman"/>
            <w:color w:val="0000FF"/>
            <w:sz w:val="24"/>
            <w:szCs w:val="24"/>
            <w:u w:val="single"/>
          </w:rPr>
          <w:t>Component integration testing:</w:t>
        </w:r>
      </w:hyperlink>
      <w:r w:rsidR="001B0E8D">
        <w:rPr>
          <w:rFonts w:ascii="Times New Roman" w:eastAsia="Times New Roman" w:hAnsi="Times New Roman" w:cs="Times New Roman"/>
          <w:sz w:val="24"/>
          <w:szCs w:val="24"/>
        </w:rPr>
        <w:t> </w:t>
      </w:r>
      <w:r w:rsidRPr="00D827BC">
        <w:rPr>
          <w:rFonts w:ascii="Times New Roman" w:eastAsia="Times New Roman" w:hAnsi="Times New Roman" w:cs="Times New Roman"/>
          <w:sz w:val="24"/>
          <w:szCs w:val="24"/>
        </w:rPr>
        <w:t xml:space="preserve"> This testing is basically done to ensure that the code should not break after integrating the two modules.</w:t>
      </w:r>
    </w:p>
    <w:p w:rsidR="00D827BC" w:rsidRPr="0039312F" w:rsidRDefault="0039312F" w:rsidP="0039312F">
      <w:pPr>
        <w:spacing w:before="100" w:beforeAutospacing="1" w:after="100" w:afterAutospacing="1" w:line="240" w:lineRule="auto"/>
        <w:rPr>
          <w:rFonts w:ascii="Times New Roman" w:eastAsia="Times New Roman" w:hAnsi="Times New Roman" w:cs="Times New Roman"/>
          <w:sz w:val="24"/>
          <w:szCs w:val="24"/>
        </w:rPr>
      </w:pPr>
      <w:r>
        <w:rPr>
          <w:rStyle w:val="Strong"/>
        </w:rPr>
        <w:t>System testing</w:t>
      </w:r>
      <w:r>
        <w:t xml:space="preserve"> – </w:t>
      </w:r>
      <w:r w:rsidR="00A9761E">
        <w:t xml:space="preserve">System Testing (ST) is a black box testing technique performed to evaluate the complete system </w:t>
      </w:r>
      <w:r w:rsidR="003C574B">
        <w:t>and</w:t>
      </w:r>
      <w:r w:rsidR="00A9761E">
        <w:t xml:space="preserve"> system's compliance against specified requirements. In System testing, the functionalities of the system are tested from an end-to-end perspective.</w:t>
      </w:r>
    </w:p>
    <w:p w:rsidR="00D827BC" w:rsidRPr="00D827BC" w:rsidRDefault="00D827BC" w:rsidP="00D827BC">
      <w:pPr>
        <w:spacing w:after="0" w:line="240" w:lineRule="auto"/>
        <w:rPr>
          <w:rFonts w:ascii="Times New Roman" w:eastAsia="Times New Roman" w:hAnsi="Times New Roman" w:cs="Times New Roman"/>
          <w:sz w:val="24"/>
          <w:szCs w:val="24"/>
        </w:rPr>
      </w:pPr>
      <w:hyperlink r:id="rId34" w:tooltip="What is Acceptance testing?" w:history="1">
        <w:r w:rsidRPr="00D827BC">
          <w:rPr>
            <w:rFonts w:ascii="Times New Roman" w:eastAsia="Times New Roman" w:hAnsi="Times New Roman" w:cs="Times New Roman"/>
            <w:color w:val="0000FF"/>
            <w:sz w:val="24"/>
            <w:szCs w:val="24"/>
            <w:u w:val="single"/>
          </w:rPr>
          <w:t>Acceptance testing:</w:t>
        </w:r>
      </w:hyperlink>
      <w:r w:rsidRPr="00D827BC">
        <w:rPr>
          <w:rFonts w:ascii="Times New Roman" w:eastAsia="Times New Roman" w:hAnsi="Times New Roman" w:cs="Times New Roman"/>
          <w:sz w:val="24"/>
          <w:szCs w:val="24"/>
        </w:rPr>
        <w:t xml:space="preserve"> Acceptance testing </w:t>
      </w:r>
      <w:r w:rsidR="00630C74" w:rsidRPr="00D827BC">
        <w:rPr>
          <w:rFonts w:ascii="Times New Roman" w:eastAsia="Times New Roman" w:hAnsi="Times New Roman" w:cs="Times New Roman"/>
          <w:sz w:val="24"/>
          <w:szCs w:val="24"/>
        </w:rPr>
        <w:t>is</w:t>
      </w:r>
      <w:r w:rsidRPr="00D827BC">
        <w:rPr>
          <w:rFonts w:ascii="Times New Roman" w:eastAsia="Times New Roman" w:hAnsi="Times New Roman" w:cs="Times New Roman"/>
          <w:sz w:val="24"/>
          <w:szCs w:val="24"/>
        </w:rPr>
        <w:t xml:space="preserve"> basically done to ensure that the requirements of the specification are met. </w:t>
      </w:r>
    </w:p>
    <w:p w:rsidR="00D827BC" w:rsidRPr="00D827BC" w:rsidRDefault="00D827BC" w:rsidP="00D827BC">
      <w:pPr>
        <w:spacing w:after="0" w:line="240" w:lineRule="auto"/>
        <w:rPr>
          <w:rFonts w:ascii="Times New Roman" w:eastAsia="Times New Roman" w:hAnsi="Times New Roman" w:cs="Times New Roman"/>
          <w:sz w:val="24"/>
          <w:szCs w:val="24"/>
        </w:rPr>
      </w:pPr>
      <w:r w:rsidRPr="00D827BC">
        <w:rPr>
          <w:rFonts w:ascii="Times New Roman" w:eastAsia="Times New Roman" w:hAnsi="Symbol" w:cs="Times New Roman"/>
          <w:sz w:val="24"/>
          <w:szCs w:val="24"/>
        </w:rPr>
        <w:lastRenderedPageBreak/>
        <w:t></w:t>
      </w:r>
      <w:r w:rsidRPr="00D827BC">
        <w:rPr>
          <w:rFonts w:ascii="Times New Roman" w:eastAsia="Times New Roman" w:hAnsi="Times New Roman" w:cs="Times New Roman"/>
          <w:sz w:val="24"/>
          <w:szCs w:val="24"/>
        </w:rPr>
        <w:t xml:space="preserve">  </w:t>
      </w:r>
      <w:hyperlink r:id="rId35" w:tooltip="What is Alpha testing?" w:history="1">
        <w:r w:rsidRPr="00D827BC">
          <w:rPr>
            <w:rFonts w:ascii="Times New Roman" w:eastAsia="Times New Roman" w:hAnsi="Times New Roman" w:cs="Times New Roman"/>
            <w:color w:val="0000FF"/>
            <w:sz w:val="24"/>
            <w:szCs w:val="24"/>
            <w:u w:val="single"/>
          </w:rPr>
          <w:t>Alpha testing:</w:t>
        </w:r>
      </w:hyperlink>
      <w:r w:rsidRPr="00D827BC">
        <w:rPr>
          <w:rFonts w:ascii="Times New Roman" w:eastAsia="Times New Roman" w:hAnsi="Times New Roman" w:cs="Times New Roman"/>
          <w:sz w:val="24"/>
          <w:szCs w:val="24"/>
        </w:rPr>
        <w:t xml:space="preserve"> Alpha testing is done at the developers site. It is done at the end of the development process </w:t>
      </w:r>
    </w:p>
    <w:p w:rsidR="00D827BC" w:rsidRDefault="00D827BC" w:rsidP="00D827BC">
      <w:pPr>
        <w:spacing w:before="100" w:beforeAutospacing="1" w:after="100" w:afterAutospacing="1" w:line="240" w:lineRule="auto"/>
        <w:rPr>
          <w:rFonts w:ascii="Times New Roman" w:eastAsia="Times New Roman" w:hAnsi="Times New Roman" w:cs="Times New Roman"/>
          <w:sz w:val="24"/>
          <w:szCs w:val="24"/>
        </w:rPr>
      </w:pPr>
      <w:r w:rsidRPr="00D827BC">
        <w:rPr>
          <w:rFonts w:ascii="Times New Roman" w:eastAsia="Times New Roman" w:hAnsi="Symbol" w:cs="Times New Roman"/>
          <w:sz w:val="24"/>
          <w:szCs w:val="24"/>
        </w:rPr>
        <w:t></w:t>
      </w:r>
      <w:r w:rsidRPr="00D827BC">
        <w:rPr>
          <w:rFonts w:ascii="Times New Roman" w:eastAsia="Times New Roman" w:hAnsi="Times New Roman" w:cs="Times New Roman"/>
          <w:sz w:val="24"/>
          <w:szCs w:val="24"/>
        </w:rPr>
        <w:t xml:space="preserve">  </w:t>
      </w:r>
      <w:hyperlink r:id="rId36" w:tooltip="What is Beta testing?" w:history="1">
        <w:r w:rsidRPr="00D827BC">
          <w:rPr>
            <w:rFonts w:ascii="Times New Roman" w:eastAsia="Times New Roman" w:hAnsi="Times New Roman" w:cs="Times New Roman"/>
            <w:color w:val="0000FF"/>
            <w:sz w:val="24"/>
            <w:szCs w:val="24"/>
            <w:u w:val="single"/>
          </w:rPr>
          <w:t>Beta testing:</w:t>
        </w:r>
      </w:hyperlink>
      <w:r w:rsidRPr="00D827BC">
        <w:rPr>
          <w:rFonts w:ascii="Times New Roman" w:eastAsia="Times New Roman" w:hAnsi="Times New Roman" w:cs="Times New Roman"/>
          <w:sz w:val="24"/>
          <w:szCs w:val="24"/>
        </w:rPr>
        <w:t xml:space="preserve"> Beta testing is done at the customers site. It is done just before the launch of the product.</w:t>
      </w:r>
    </w:p>
    <w:p w:rsidR="00E40B8D" w:rsidRDefault="00E40B8D" w:rsidP="00E40B8D">
      <w:pPr>
        <w:pStyle w:val="Heading1"/>
      </w:pPr>
      <w:r>
        <w:t>What is Non-functional testing</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37" w:history="1">
        <w:r w:rsidRPr="00E40B8D">
          <w:rPr>
            <w:rFonts w:ascii="Times New Roman" w:eastAsia="Times New Roman" w:hAnsi="Times New Roman" w:cs="Times New Roman"/>
            <w:b/>
            <w:bCs/>
            <w:color w:val="0000FF"/>
            <w:sz w:val="24"/>
            <w:szCs w:val="24"/>
            <w:u w:val="single"/>
          </w:rPr>
          <w:t>Reliability testing</w:t>
        </w:r>
      </w:hyperlink>
      <w:r w:rsidRPr="00E40B8D">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Reliability Testing is about exercising an application so that failures are discovered and removed before the system is deployed. The purpose of reliability testing is to determine product reliability, and to determine whether the software meets the customer’s reliability requirements.</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38" w:history="1">
        <w:r w:rsidRPr="00E40B8D">
          <w:rPr>
            <w:rFonts w:ascii="Times New Roman" w:eastAsia="Times New Roman" w:hAnsi="Times New Roman" w:cs="Times New Roman"/>
            <w:b/>
            <w:bCs/>
            <w:color w:val="0000FF"/>
            <w:sz w:val="24"/>
            <w:szCs w:val="24"/>
            <w:u w:val="single"/>
          </w:rPr>
          <w:t>Usability testing</w:t>
        </w:r>
      </w:hyperlink>
      <w:r w:rsidRPr="00E40B8D">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In usability testing basically the testers tests the ease with which the user interfaces can be used. It tests that whether the application or the product built is user-friendly or not.</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39" w:history="1">
        <w:r w:rsidRPr="00E40B8D">
          <w:rPr>
            <w:rFonts w:ascii="Times New Roman" w:eastAsia="Times New Roman" w:hAnsi="Times New Roman" w:cs="Times New Roman"/>
            <w:b/>
            <w:bCs/>
            <w:color w:val="0000FF"/>
            <w:sz w:val="24"/>
            <w:szCs w:val="24"/>
            <w:u w:val="single"/>
          </w:rPr>
          <w:t>Efficiency testing</w:t>
        </w:r>
      </w:hyperlink>
      <w:r w:rsidRPr="00E40B8D">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Efficiency testing test the amount of code and testing resources required by a program to perform a particular function. Software Test Efficiency is number of test cases executed divided by unit of time (generally per hour).</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40" w:history="1">
        <w:r w:rsidRPr="00E40B8D">
          <w:rPr>
            <w:rFonts w:ascii="Times New Roman" w:eastAsia="Times New Roman" w:hAnsi="Times New Roman" w:cs="Times New Roman"/>
            <w:b/>
            <w:bCs/>
            <w:color w:val="0000FF"/>
            <w:sz w:val="24"/>
            <w:szCs w:val="24"/>
            <w:u w:val="single"/>
          </w:rPr>
          <w:t>Maintainability testing</w:t>
        </w:r>
      </w:hyperlink>
      <w:r w:rsidRPr="00E40B8D">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It basically defines that how easy it is to maintain the system. This means that how easy it is to analyze, change and test the application or product.</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41" w:history="1">
        <w:r w:rsidRPr="00E40B8D">
          <w:rPr>
            <w:rFonts w:ascii="Times New Roman" w:eastAsia="Times New Roman" w:hAnsi="Times New Roman" w:cs="Times New Roman"/>
            <w:b/>
            <w:bCs/>
            <w:color w:val="0000FF"/>
            <w:sz w:val="24"/>
            <w:szCs w:val="24"/>
            <w:u w:val="single"/>
          </w:rPr>
          <w:t>Portability testing</w:t>
        </w:r>
      </w:hyperlink>
      <w:r w:rsidRPr="00E40B8D">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 xml:space="preserve">It </w:t>
      </w:r>
      <w:r w:rsidR="005F25D5">
        <w:rPr>
          <w:rFonts w:ascii="Times New Roman" w:eastAsia="Times New Roman" w:hAnsi="Times New Roman" w:cs="Times New Roman"/>
          <w:sz w:val="24"/>
          <w:szCs w:val="24"/>
        </w:rPr>
        <w:t xml:space="preserve">is </w:t>
      </w:r>
      <w:r w:rsidRPr="00E40B8D">
        <w:rPr>
          <w:rFonts w:ascii="Times New Roman" w:eastAsia="Times New Roman" w:hAnsi="Times New Roman" w:cs="Times New Roman"/>
          <w:sz w:val="24"/>
          <w:szCs w:val="24"/>
        </w:rPr>
        <w:t>process of testing the ease with which a computer software component or application can be moved from one environment to another, e.g. moving of any application from Windows 2000 to Windows XP. This is usually measured in terms of the maximum amount of effort permitted. Results are measured in terms of the time required to move the software and complete the and documentation updates.</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42" w:history="1">
        <w:r w:rsidRPr="00E40B8D">
          <w:rPr>
            <w:rFonts w:ascii="Times New Roman" w:eastAsia="Times New Roman" w:hAnsi="Times New Roman" w:cs="Times New Roman"/>
            <w:b/>
            <w:bCs/>
            <w:color w:val="0000FF"/>
            <w:sz w:val="24"/>
            <w:szCs w:val="24"/>
            <w:u w:val="single"/>
          </w:rPr>
          <w:t>Baseline testing</w:t>
        </w:r>
      </w:hyperlink>
      <w:r w:rsidRPr="00E40B8D">
        <w:rPr>
          <w:rFonts w:ascii="Times New Roman" w:eastAsia="Times New Roman" w:hAnsi="Times New Roman" w:cs="Times New Roman"/>
          <w:b/>
          <w:bCs/>
          <w:sz w:val="24"/>
          <w:szCs w:val="24"/>
        </w:rPr>
        <w:t xml:space="preserve">: </w:t>
      </w:r>
      <w:r w:rsidR="002B0BD4">
        <w:rPr>
          <w:rFonts w:ascii="Times New Roman" w:eastAsia="Times New Roman" w:hAnsi="Times New Roman" w:cs="Times New Roman"/>
          <w:sz w:val="24"/>
          <w:szCs w:val="24"/>
        </w:rPr>
        <w:t>V</w:t>
      </w:r>
      <w:r w:rsidRPr="00E40B8D">
        <w:rPr>
          <w:rFonts w:ascii="Times New Roman" w:eastAsia="Times New Roman" w:hAnsi="Times New Roman" w:cs="Times New Roman"/>
          <w:sz w:val="24"/>
          <w:szCs w:val="24"/>
        </w:rPr>
        <w:t>alidation of documents and specifications on which test cases would be designed. The requirement specification validation is baseline testing.</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43" w:history="1">
        <w:r w:rsidRPr="00E40B8D">
          <w:rPr>
            <w:rFonts w:ascii="Times New Roman" w:eastAsia="Times New Roman" w:hAnsi="Times New Roman" w:cs="Times New Roman"/>
            <w:b/>
            <w:bCs/>
            <w:color w:val="0000FF"/>
            <w:sz w:val="24"/>
            <w:szCs w:val="24"/>
            <w:u w:val="single"/>
          </w:rPr>
          <w:t>Compliance testing</w:t>
        </w:r>
      </w:hyperlink>
      <w:r w:rsidRPr="00E40B8D">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It is related with the IT standards followed by the company and it is the testing done to find the deviations from the company prescribed standards.</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44" w:history="1">
        <w:r w:rsidRPr="00E40B8D">
          <w:rPr>
            <w:rFonts w:ascii="Times New Roman" w:eastAsia="Times New Roman" w:hAnsi="Times New Roman" w:cs="Times New Roman"/>
            <w:b/>
            <w:bCs/>
            <w:color w:val="0000FF"/>
            <w:sz w:val="24"/>
            <w:szCs w:val="24"/>
            <w:u w:val="single"/>
          </w:rPr>
          <w:t>Documentation testing</w:t>
        </w:r>
      </w:hyperlink>
      <w:r w:rsidRPr="00E40B8D">
        <w:rPr>
          <w:rFonts w:ascii="Times New Roman" w:eastAsia="Times New Roman" w:hAnsi="Times New Roman" w:cs="Times New Roman"/>
          <w:b/>
          <w:bCs/>
          <w:sz w:val="24"/>
          <w:szCs w:val="24"/>
        </w:rPr>
        <w:t xml:space="preserve">: </w:t>
      </w:r>
      <w:r w:rsidR="002D4695">
        <w:rPr>
          <w:rFonts w:ascii="Times New Roman" w:eastAsia="Times New Roman" w:hAnsi="Times New Roman" w:cs="Times New Roman"/>
          <w:sz w:val="24"/>
          <w:szCs w:val="24"/>
        </w:rPr>
        <w:t>testing of</w:t>
      </w:r>
      <w:r w:rsidRPr="00E40B8D">
        <w:rPr>
          <w:rFonts w:ascii="Times New Roman" w:eastAsia="Times New Roman" w:hAnsi="Times New Roman" w:cs="Times New Roman"/>
          <w:sz w:val="24"/>
          <w:szCs w:val="24"/>
        </w:rPr>
        <w:t xml:space="preserve"> test incident report, test log, test plan, test procedure, test report is known as documentation testing.</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45" w:history="1">
        <w:r w:rsidRPr="00E40B8D">
          <w:rPr>
            <w:rFonts w:ascii="Times New Roman" w:eastAsia="Times New Roman" w:hAnsi="Times New Roman" w:cs="Times New Roman"/>
            <w:b/>
            <w:bCs/>
            <w:color w:val="0000FF"/>
            <w:sz w:val="24"/>
            <w:szCs w:val="24"/>
            <w:u w:val="single"/>
          </w:rPr>
          <w:t>Endurance testing</w:t>
        </w:r>
      </w:hyperlink>
      <w:r w:rsidRPr="00E40B8D">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Endurance testing involves testing a system with a significant load extended over a significant period of time, to discover how the system behaves under sustained use. For example, in software testing, a system may behave exactly as expected when tested for 1 hour but when the same system is tested for 3 hours, problems such as memory leaks cause the system to fail or behave randomly.</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46" w:history="1">
        <w:r w:rsidRPr="00E40B8D">
          <w:rPr>
            <w:rFonts w:ascii="Times New Roman" w:eastAsia="Times New Roman" w:hAnsi="Times New Roman" w:cs="Times New Roman"/>
            <w:b/>
            <w:bCs/>
            <w:color w:val="0000FF"/>
            <w:sz w:val="24"/>
            <w:szCs w:val="24"/>
            <w:u w:val="single"/>
          </w:rPr>
          <w:t>Load testing</w:t>
        </w:r>
      </w:hyperlink>
      <w:r w:rsidRPr="00E40B8D">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A load test is usually conducted to understand the behavior of the application under a specific expected load. E.g. If the number of users are in creased then how much CPU, memory will be consumed, what is the network and bandwidth response time</w:t>
      </w:r>
    </w:p>
    <w:p w:rsidR="004301BC"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47" w:history="1">
        <w:r w:rsidRPr="004301BC">
          <w:rPr>
            <w:rFonts w:ascii="Times New Roman" w:eastAsia="Times New Roman" w:hAnsi="Times New Roman" w:cs="Times New Roman"/>
            <w:b/>
            <w:bCs/>
            <w:color w:val="0000FF"/>
            <w:sz w:val="24"/>
            <w:szCs w:val="24"/>
            <w:u w:val="single"/>
          </w:rPr>
          <w:t>Performance testing</w:t>
        </w:r>
      </w:hyperlink>
      <w:r w:rsidRPr="004301BC">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 xml:space="preserve">Performance testing is testing that is performed, to determine how fast some aspect of a system performs under a particular workload. </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48" w:history="1">
        <w:r w:rsidRPr="004301BC">
          <w:rPr>
            <w:rFonts w:ascii="Times New Roman" w:eastAsia="Times New Roman" w:hAnsi="Times New Roman" w:cs="Times New Roman"/>
            <w:b/>
            <w:bCs/>
            <w:color w:val="0000FF"/>
            <w:sz w:val="24"/>
            <w:szCs w:val="24"/>
            <w:u w:val="single"/>
          </w:rPr>
          <w:t>Compatibility testing</w:t>
        </w:r>
      </w:hyperlink>
      <w:r w:rsidR="00374E20" w:rsidRPr="004301BC">
        <w:rPr>
          <w:rFonts w:ascii="Times New Roman" w:eastAsia="Times New Roman" w:hAnsi="Times New Roman" w:cs="Times New Roman"/>
          <w:b/>
          <w:bCs/>
          <w:sz w:val="24"/>
          <w:szCs w:val="24"/>
        </w:rPr>
        <w:t>:</w:t>
      </w:r>
      <w:r w:rsidR="004301BC" w:rsidRPr="004301BC">
        <w:rPr>
          <w:rFonts w:ascii="Times New Roman" w:eastAsia="Times New Roman" w:hAnsi="Times New Roman" w:cs="Times New Roman"/>
          <w:sz w:val="24"/>
          <w:szCs w:val="24"/>
        </w:rPr>
        <w:t xml:space="preserve"> It</w:t>
      </w:r>
      <w:r w:rsidRPr="00E40B8D">
        <w:rPr>
          <w:rFonts w:ascii="Times New Roman" w:eastAsia="Times New Roman" w:hAnsi="Times New Roman" w:cs="Times New Roman"/>
          <w:sz w:val="24"/>
          <w:szCs w:val="24"/>
        </w:rPr>
        <w:t xml:space="preserve"> tests whether the application or the software product built is compatible with the hardware, operating system, database or other system software or not.</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49" w:history="1">
        <w:r w:rsidRPr="00E40B8D">
          <w:rPr>
            <w:rFonts w:ascii="Times New Roman" w:eastAsia="Times New Roman" w:hAnsi="Times New Roman" w:cs="Times New Roman"/>
            <w:b/>
            <w:bCs/>
            <w:color w:val="0000FF"/>
            <w:sz w:val="24"/>
            <w:szCs w:val="24"/>
            <w:u w:val="single"/>
          </w:rPr>
          <w:t>Security testing</w:t>
        </w:r>
      </w:hyperlink>
      <w:r w:rsidRPr="00E40B8D">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Security testing is basically to check that whether the application or the product is secured or not. Can anyone came tomorrow and hack the system or login the application without any authorization. It is a process to determine that an information system protects data and maintains functionality as intended.</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50" w:history="1">
        <w:r w:rsidRPr="00E40B8D">
          <w:rPr>
            <w:rFonts w:ascii="Times New Roman" w:eastAsia="Times New Roman" w:hAnsi="Times New Roman" w:cs="Times New Roman"/>
            <w:b/>
            <w:bCs/>
            <w:color w:val="0000FF"/>
            <w:sz w:val="24"/>
            <w:szCs w:val="24"/>
            <w:u w:val="single"/>
          </w:rPr>
          <w:t>Scalability testing</w:t>
        </w:r>
      </w:hyperlink>
      <w:r w:rsidRPr="00E40B8D">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It is the testing of a software application for measuring its capability to scale up in terms of any of its non-functional capability like load supported, the number of transactions, the data volume etc.</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51" w:history="1">
        <w:r w:rsidRPr="00E40B8D">
          <w:rPr>
            <w:rFonts w:ascii="Times New Roman" w:eastAsia="Times New Roman" w:hAnsi="Times New Roman" w:cs="Times New Roman"/>
            <w:b/>
            <w:bCs/>
            <w:color w:val="0000FF"/>
            <w:sz w:val="24"/>
            <w:szCs w:val="24"/>
            <w:u w:val="single"/>
          </w:rPr>
          <w:t>Volume testing</w:t>
        </w:r>
      </w:hyperlink>
      <w:r w:rsidRPr="00E40B8D">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Volume testing refers to testing a software application or the product with a certain amount of data. E.g., if we want to volume test our application with a specific database size, we need to expand our database to that size and then test the application’s performance on it.</w:t>
      </w:r>
    </w:p>
    <w:p w:rsidR="003A4E94"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52" w:history="1">
        <w:r w:rsidRPr="003A4E94">
          <w:rPr>
            <w:rFonts w:ascii="Times New Roman" w:eastAsia="Times New Roman" w:hAnsi="Times New Roman" w:cs="Times New Roman"/>
            <w:b/>
            <w:bCs/>
            <w:color w:val="0000FF"/>
            <w:sz w:val="24"/>
            <w:szCs w:val="24"/>
            <w:u w:val="single"/>
          </w:rPr>
          <w:t>Stress testing</w:t>
        </w:r>
      </w:hyperlink>
      <w:r w:rsidRPr="003A4E94">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 xml:space="preserve">It involves testing beyond normal operational capacity, often to a breaking point, in order to observe the results. It is a form of testing that is used to determine the stability of a given system. </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53" w:history="1">
        <w:r w:rsidRPr="003A4E94">
          <w:rPr>
            <w:rFonts w:ascii="Times New Roman" w:eastAsia="Times New Roman" w:hAnsi="Times New Roman" w:cs="Times New Roman"/>
            <w:b/>
            <w:bCs/>
            <w:color w:val="0000FF"/>
            <w:sz w:val="24"/>
            <w:szCs w:val="24"/>
            <w:u w:val="single"/>
          </w:rPr>
          <w:t>Recovery testing</w:t>
        </w:r>
      </w:hyperlink>
      <w:r w:rsidRPr="003A4E94">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 xml:space="preserve">Recovery testing is done in order to check how fast and better the application can recover after it has gone through any type of crash or hardware failure etc. </w:t>
      </w:r>
    </w:p>
    <w:p w:rsidR="00E40B8D" w:rsidRPr="00E40B8D" w:rsidRDefault="00E40B8D" w:rsidP="00E40B8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hyperlink r:id="rId54" w:history="1">
        <w:r w:rsidRPr="00E40B8D">
          <w:rPr>
            <w:rFonts w:ascii="Times New Roman" w:eastAsia="Times New Roman" w:hAnsi="Times New Roman" w:cs="Times New Roman"/>
            <w:b/>
            <w:bCs/>
            <w:color w:val="0000FF"/>
            <w:sz w:val="24"/>
            <w:szCs w:val="24"/>
            <w:u w:val="single"/>
          </w:rPr>
          <w:t>Internationalization testing and Localization testing</w:t>
        </w:r>
      </w:hyperlink>
      <w:r w:rsidRPr="00E40B8D">
        <w:rPr>
          <w:rFonts w:ascii="Times New Roman" w:eastAsia="Times New Roman" w:hAnsi="Times New Roman" w:cs="Times New Roman"/>
          <w:b/>
          <w:bCs/>
          <w:sz w:val="24"/>
          <w:szCs w:val="24"/>
        </w:rPr>
        <w:t xml:space="preserve">: </w:t>
      </w:r>
      <w:r w:rsidRPr="00E40B8D">
        <w:rPr>
          <w:rFonts w:ascii="Times New Roman" w:eastAsia="Times New Roman" w:hAnsi="Times New Roman" w:cs="Times New Roman"/>
          <w:sz w:val="24"/>
          <w:szCs w:val="24"/>
        </w:rPr>
        <w:t>Internationalization is a process of designing a software application so that it can be adapted to various languages and regions without any changes. Whereas Localization is a process of adapting internationalized software for a specific region or language by adding local specific components and translating text.</w:t>
      </w:r>
    </w:p>
    <w:p w:rsidR="00F276BE" w:rsidRDefault="00F276BE" w:rsidP="00E40B8D">
      <w:pPr>
        <w:pBdr>
          <w:top w:val="single" w:sz="6" w:space="1" w:color="auto"/>
        </w:pBdr>
        <w:spacing w:after="0" w:line="240" w:lineRule="auto"/>
        <w:jc w:val="center"/>
      </w:pPr>
      <w:r>
        <w:rPr>
          <w:rStyle w:val="Strong"/>
        </w:rPr>
        <w:t xml:space="preserve">Confirmation testing or </w:t>
      </w:r>
      <w:hyperlink r:id="rId55" w:history="1">
        <w:r>
          <w:rPr>
            <w:rStyle w:val="Hyperlink"/>
            <w:b/>
            <w:bCs/>
          </w:rPr>
          <w:t>re-testing</w:t>
        </w:r>
      </w:hyperlink>
      <w:r>
        <w:rPr>
          <w:rStyle w:val="Strong"/>
        </w:rPr>
        <w:t>:</w:t>
      </w:r>
      <w:r>
        <w:t xml:space="preserve"> When a test fails because of the defect then that defect is reported and a new version of the software is expected that has had the defect fixed. In this case we need to execute the test again to confirm that whether the defect got actually fixed or not.</w:t>
      </w:r>
    </w:p>
    <w:p w:rsidR="005B0112" w:rsidRDefault="002F5AF1" w:rsidP="006768D1">
      <w:pPr>
        <w:pBdr>
          <w:top w:val="single" w:sz="6" w:space="1" w:color="auto"/>
        </w:pBdr>
        <w:spacing w:after="0" w:line="240" w:lineRule="auto"/>
        <w:jc w:val="center"/>
        <w:rPr>
          <w:ins w:id="0" w:author="Unknown"/>
        </w:rPr>
      </w:pPr>
      <w:r w:rsidRPr="002F5AF1">
        <w:rPr>
          <w:b/>
          <w:sz w:val="24"/>
        </w:rPr>
        <w:t>Regression Testing: When</w:t>
      </w:r>
      <w:r>
        <w:t xml:space="preserve"> any modification or changes are done to the application or even when any small change is done to the code then it can bring unexpected issues. Along with the new changes it becomes very important to test whether the existing functionality is intact or not. This can be achieved by doing the regression testing.</w:t>
      </w:r>
    </w:p>
    <w:p w:rsidR="00AB698A" w:rsidRDefault="00AB698A" w:rsidP="001F42A6">
      <w:pPr>
        <w:rPr>
          <w:rFonts w:hAnsi="Symbol"/>
        </w:rPr>
      </w:pPr>
    </w:p>
    <w:p w:rsidR="001F42A6" w:rsidRDefault="001F42A6" w:rsidP="001F42A6">
      <w:r>
        <w:t>Can you explain boundary value analysis?</w:t>
      </w:r>
    </w:p>
    <w:p w:rsidR="001F42A6" w:rsidRDefault="001F42A6" w:rsidP="001F42A6">
      <w:r>
        <w:t xml:space="preserve">In some projects there are scenarios where we need to do boundary value testing. For instance, let's say for a bank application you can withdraw a maximum of 25000 and a minimum of 100. So in boundary value testing we only test the exact boundaries rather than hitting in the middle. That means we only test above the max and below the max. This covers all scenarios. The following figure shows the boundary value testing for the bank application which we just described. TC1 and TC2 are sufficient to test all conditions for the bank. TC3 and TC4 are just duplicate/redundant test cases which really do not add any value to the testing. So by applying proper boundary value fundamentals we can avoid </w:t>
      </w:r>
      <w:r>
        <w:lastRenderedPageBreak/>
        <w:t>duplicate test cases, which do not add value to the testing.</w:t>
      </w:r>
      <w:r>
        <w:br/>
      </w:r>
      <w:r>
        <w:rPr>
          <w:noProof/>
        </w:rPr>
        <w:drawing>
          <wp:inline distT="0" distB="0" distL="0" distR="0">
            <wp:extent cx="2826385" cy="2992755"/>
            <wp:effectExtent l="0" t="0" r="0" b="0"/>
            <wp:docPr id="8" name="Picture 8" descr="Software Tes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oftware Testing 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26385" cy="2992755"/>
                    </a:xfrm>
                    <a:prstGeom prst="rect">
                      <a:avLst/>
                    </a:prstGeom>
                    <a:noFill/>
                    <a:ln>
                      <a:noFill/>
                    </a:ln>
                  </pic:spPr>
                </pic:pic>
              </a:graphicData>
            </a:graphic>
          </wp:inline>
        </w:drawing>
      </w:r>
    </w:p>
    <w:p w:rsidR="001F42A6" w:rsidRDefault="001F42A6" w:rsidP="001F42A6">
      <w:r>
        <w:t>Can you explain equivalence partitioning?</w:t>
      </w:r>
    </w:p>
    <w:p w:rsidR="001F42A6" w:rsidRDefault="001F42A6" w:rsidP="001F42A6">
      <w:r>
        <w:t>In equivalence partitioning we identify inputs which are treated by the system in the same way and produce the same results. You can see from the following figure applications TC1 and TC2 give the same results (i.e., TC3 and TC4 both give the same result, Result2). In short, we have two redundant test cases. By applying equivalence partitioning we minimize the redundant test cases.</w:t>
      </w:r>
      <w:r>
        <w:br/>
      </w:r>
      <w:r>
        <w:rPr>
          <w:noProof/>
        </w:rPr>
        <w:drawing>
          <wp:inline distT="0" distB="0" distL="0" distR="0">
            <wp:extent cx="3048000" cy="1696085"/>
            <wp:effectExtent l="0" t="0" r="0" b="0"/>
            <wp:docPr id="7" name="Picture 7" descr="Software Tes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oftware Testing 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48000" cy="1696085"/>
                    </a:xfrm>
                    <a:prstGeom prst="rect">
                      <a:avLst/>
                    </a:prstGeom>
                    <a:noFill/>
                    <a:ln>
                      <a:noFill/>
                    </a:ln>
                  </pic:spPr>
                </pic:pic>
              </a:graphicData>
            </a:graphic>
          </wp:inline>
        </w:drawing>
      </w:r>
      <w:r>
        <w:br/>
        <w:t>So apply the test below to see if it forms an equivalence class or not:</w:t>
      </w:r>
    </w:p>
    <w:p w:rsidR="001F42A6" w:rsidRDefault="001F42A6" w:rsidP="001F42A6">
      <w:pPr>
        <w:numPr>
          <w:ilvl w:val="0"/>
          <w:numId w:val="20"/>
        </w:numPr>
        <w:spacing w:before="100" w:beforeAutospacing="1" w:after="100" w:afterAutospacing="1" w:line="240" w:lineRule="auto"/>
      </w:pPr>
      <w:r>
        <w:t xml:space="preserve">All the test cases should test the same thing. </w:t>
      </w:r>
    </w:p>
    <w:p w:rsidR="001F42A6" w:rsidRDefault="001F42A6" w:rsidP="001F42A6">
      <w:pPr>
        <w:numPr>
          <w:ilvl w:val="0"/>
          <w:numId w:val="20"/>
        </w:numPr>
        <w:spacing w:before="100" w:beforeAutospacing="1" w:after="100" w:afterAutospacing="1" w:line="240" w:lineRule="auto"/>
      </w:pPr>
      <w:r>
        <w:t xml:space="preserve">They should produce the same results. </w:t>
      </w:r>
    </w:p>
    <w:p w:rsidR="001F42A6" w:rsidRDefault="001F42A6" w:rsidP="001F42A6">
      <w:pPr>
        <w:numPr>
          <w:ilvl w:val="0"/>
          <w:numId w:val="20"/>
        </w:numPr>
        <w:spacing w:before="100" w:beforeAutospacing="1" w:after="100" w:afterAutospacing="1" w:line="240" w:lineRule="auto"/>
      </w:pPr>
      <w:r>
        <w:t xml:space="preserve">If one test case catches a bug, then the other should also catch it. </w:t>
      </w:r>
    </w:p>
    <w:p w:rsidR="001F42A6" w:rsidRPr="001F42A6" w:rsidRDefault="001F42A6" w:rsidP="001F42A6">
      <w:pPr>
        <w:numPr>
          <w:ilvl w:val="0"/>
          <w:numId w:val="20"/>
        </w:numPr>
        <w:spacing w:before="100" w:beforeAutospacing="1" w:after="100" w:afterAutospacing="1" w:line="240" w:lineRule="auto"/>
      </w:pPr>
      <w:r>
        <w:t xml:space="preserve">If one of them does not catch the defect, then the other should not catch it. </w:t>
      </w:r>
    </w:p>
    <w:p w:rsidR="00AD0F8A" w:rsidRDefault="00CF2420" w:rsidP="008517B5">
      <w:pPr>
        <w:pStyle w:val="Heading1"/>
        <w:rPr>
          <w:sz w:val="24"/>
        </w:rPr>
      </w:pPr>
      <w:r>
        <w:rPr>
          <w:sz w:val="24"/>
        </w:rPr>
        <w:t>Decision Table :</w:t>
      </w:r>
    </w:p>
    <w:p w:rsidR="00CF2420" w:rsidRPr="00CF2420" w:rsidRDefault="00CF2420" w:rsidP="00CF2420">
      <w:pPr>
        <w:spacing w:before="100" w:beforeAutospacing="1" w:after="100" w:afterAutospacing="1" w:line="240" w:lineRule="auto"/>
        <w:rPr>
          <w:ins w:id="1" w:author="Unknown"/>
          <w:rFonts w:ascii="Times New Roman" w:eastAsia="Times New Roman" w:hAnsi="Times New Roman" w:cs="Times New Roman"/>
          <w:sz w:val="24"/>
          <w:szCs w:val="24"/>
        </w:rPr>
      </w:pPr>
      <w:ins w:id="2" w:author="Unknown">
        <w:r w:rsidRPr="00CF2420">
          <w:rPr>
            <w:rFonts w:ascii="Times New Roman" w:eastAsia="Times New Roman" w:hAnsi="Times New Roman" w:cs="Times New Roman"/>
            <w:sz w:val="24"/>
            <w:szCs w:val="24"/>
          </w:rPr>
          <w:lastRenderedPageBreak/>
          <w:t xml:space="preserve">Decision Table Testing is a good way to deal with a combination of inputs, which produce different results. It helps reduce test effort in verifying each and every combinations of test data, at the same time ensuring complete coverage </w:t>
        </w:r>
      </w:ins>
    </w:p>
    <w:p w:rsidR="00CF2420" w:rsidRPr="00CF2420" w:rsidRDefault="00CF2420" w:rsidP="00CF2420">
      <w:pPr>
        <w:spacing w:before="100" w:beforeAutospacing="1" w:after="100" w:afterAutospacing="1" w:line="240" w:lineRule="auto"/>
        <w:rPr>
          <w:ins w:id="3" w:author="Unknown"/>
          <w:rFonts w:ascii="Times New Roman" w:eastAsia="Times New Roman" w:hAnsi="Times New Roman" w:cs="Times New Roman"/>
          <w:sz w:val="24"/>
          <w:szCs w:val="24"/>
        </w:rPr>
      </w:pPr>
      <w:ins w:id="4" w:author="Unknown">
        <w:r w:rsidRPr="00CF2420">
          <w:rPr>
            <w:rFonts w:ascii="Times New Roman" w:eastAsia="Times New Roman" w:hAnsi="Times New Roman" w:cs="Times New Roman"/>
            <w:sz w:val="24"/>
            <w:szCs w:val="24"/>
          </w:rPr>
          <w:t xml:space="preserve">Example: To understand the importance of Decision Table Making we will see an example, let's consider the behavior of Flight Button for different combinations of Fly From &amp; Fly To. </w:t>
        </w:r>
      </w:ins>
    </w:p>
    <w:p w:rsidR="00CF2420" w:rsidRPr="00CF2420" w:rsidRDefault="00CF2420" w:rsidP="008517B5">
      <w:pPr>
        <w:pStyle w:val="Heading1"/>
        <w:rPr>
          <w:b w:val="0"/>
          <w:sz w:val="10"/>
        </w:rPr>
      </w:pPr>
      <w:r w:rsidRPr="00CF2420">
        <w:rPr>
          <w:b w:val="0"/>
          <w:sz w:val="22"/>
        </w:rPr>
        <w:t xml:space="preserve">The </w:t>
      </w:r>
      <w:r w:rsidRPr="00CF2420">
        <w:rPr>
          <w:rStyle w:val="Strong"/>
          <w:b/>
          <w:sz w:val="22"/>
        </w:rPr>
        <w:t>Error guessing is a technique</w:t>
      </w:r>
      <w:r w:rsidRPr="00CF2420">
        <w:rPr>
          <w:b w:val="0"/>
          <w:sz w:val="22"/>
        </w:rPr>
        <w:t xml:space="preserve"> where the experienced and good testers are encouraged to think of situations in which the software may not be able to cope. Some people seem to be naturally good at testing and others are good testers because they have a lot of experience either as a tester or working with a particular system and so are able to find out its weaknesses.</w:t>
      </w:r>
    </w:p>
    <w:p w:rsidR="00632D63" w:rsidRDefault="00CF2420" w:rsidP="00632D63">
      <w:pPr>
        <w:pStyle w:val="Heading1"/>
        <w:rPr>
          <w:b w:val="0"/>
          <w:sz w:val="22"/>
        </w:rPr>
      </w:pPr>
      <w:r>
        <w:t xml:space="preserve">Exploratory testing </w:t>
      </w:r>
      <w:r w:rsidRPr="00CF2420">
        <w:rPr>
          <w:b w:val="0"/>
          <w:sz w:val="22"/>
        </w:rPr>
        <w:t>is about exploring, finding out about the software, what it does, what it doesn’t do, what works and what doesn’t work. The tester is constantly making decisions about what to test next and where to spend the (limited) time.</w:t>
      </w:r>
    </w:p>
    <w:p w:rsidR="005725CB" w:rsidRDefault="005725CB" w:rsidP="005725CB">
      <w:pPr>
        <w:pStyle w:val="Heading3"/>
      </w:pPr>
      <w:r>
        <w:t>What Test Coverage does</w:t>
      </w:r>
    </w:p>
    <w:p w:rsidR="005725CB" w:rsidRDefault="005725CB" w:rsidP="005725CB">
      <w:pPr>
        <w:numPr>
          <w:ilvl w:val="0"/>
          <w:numId w:val="16"/>
        </w:numPr>
        <w:spacing w:before="100" w:beforeAutospacing="1" w:after="100" w:afterAutospacing="1" w:line="240" w:lineRule="auto"/>
      </w:pPr>
      <w:r>
        <w:t>Finding area of a requirement not implemented by a set of test cases</w:t>
      </w:r>
    </w:p>
    <w:p w:rsidR="005725CB" w:rsidRDefault="005725CB" w:rsidP="005725CB">
      <w:pPr>
        <w:numPr>
          <w:ilvl w:val="0"/>
          <w:numId w:val="16"/>
        </w:numPr>
        <w:spacing w:before="100" w:beforeAutospacing="1" w:after="100" w:afterAutospacing="1" w:line="240" w:lineRule="auto"/>
      </w:pPr>
      <w:r>
        <w:t>Helps to create additional test cases to increase coverage</w:t>
      </w:r>
    </w:p>
    <w:p w:rsidR="005725CB" w:rsidRDefault="005725CB" w:rsidP="005725CB">
      <w:pPr>
        <w:numPr>
          <w:ilvl w:val="0"/>
          <w:numId w:val="16"/>
        </w:numPr>
        <w:spacing w:before="100" w:beforeAutospacing="1" w:after="100" w:afterAutospacing="1" w:line="240" w:lineRule="auto"/>
      </w:pPr>
      <w:r>
        <w:t>Identifying meaningless test cases that do not increase coverage</w:t>
      </w:r>
    </w:p>
    <w:p w:rsidR="00F47A2A" w:rsidRPr="005725CB" w:rsidRDefault="005725CB" w:rsidP="00632D63">
      <w:pPr>
        <w:pStyle w:val="Heading1"/>
        <w:rPr>
          <w:b w:val="0"/>
          <w:sz w:val="2"/>
        </w:rPr>
      </w:pPr>
      <w:r w:rsidRPr="005725CB">
        <w:rPr>
          <w:b w:val="0"/>
          <w:sz w:val="24"/>
        </w:rPr>
        <w:t>Code Coverage is a measurement of how many lines/blocks/arcs of your code are executed while the automated tests are running.</w:t>
      </w:r>
    </w:p>
    <w:p w:rsidR="00632D63" w:rsidRDefault="007B6667" w:rsidP="00632D63">
      <w:pPr>
        <w:pStyle w:val="Heading1"/>
        <w:rPr>
          <w:b w:val="0"/>
          <w:sz w:val="22"/>
          <w:szCs w:val="22"/>
        </w:rPr>
      </w:pPr>
      <w:r>
        <w:rPr>
          <w:b w:val="0"/>
          <w:sz w:val="22"/>
          <w:szCs w:val="22"/>
        </w:rPr>
        <w:t xml:space="preserve">Smoke and Sanity </w:t>
      </w:r>
    </w:p>
    <w:p w:rsidR="007B6667" w:rsidRDefault="00BE2883" w:rsidP="00632D63">
      <w:pPr>
        <w:pStyle w:val="Heading1"/>
        <w:rPr>
          <w:rStyle w:val="5mdd"/>
          <w:b w:val="0"/>
          <w:sz w:val="24"/>
        </w:rPr>
      </w:pPr>
      <w:r w:rsidRPr="00BE2883">
        <w:rPr>
          <w:rStyle w:val="5mdd"/>
          <w:b w:val="0"/>
          <w:sz w:val="24"/>
        </w:rPr>
        <w:t>Smoke testing is a wide approach where all areas of the software application are tested without getting into too deep. However, a sanity software testing is a narrow regression testing with a focus on one or a small set of areas of functionality of the software application.</w:t>
      </w:r>
    </w:p>
    <w:p w:rsidR="00B3584B" w:rsidRPr="00B3584B" w:rsidRDefault="00B3584B" w:rsidP="00B3584B">
      <w:pPr>
        <w:spacing w:after="0" w:line="240" w:lineRule="auto"/>
        <w:rPr>
          <w:rFonts w:ascii="Times New Roman" w:eastAsia="Times New Roman" w:hAnsi="Times New Roman" w:cs="Times New Roman"/>
          <w:sz w:val="24"/>
          <w:szCs w:val="24"/>
        </w:rPr>
      </w:pPr>
    </w:p>
    <w:p w:rsidR="00B3584B" w:rsidRPr="00B3584B" w:rsidRDefault="00B3584B" w:rsidP="00B3584B">
      <w:pPr>
        <w:spacing w:before="100" w:beforeAutospacing="1" w:after="100" w:afterAutospacing="1" w:line="240" w:lineRule="auto"/>
        <w:rPr>
          <w:rFonts w:ascii="Times New Roman" w:eastAsia="Times New Roman" w:hAnsi="Times New Roman" w:cs="Times New Roman"/>
          <w:sz w:val="24"/>
          <w:szCs w:val="24"/>
        </w:rPr>
      </w:pPr>
      <w:r w:rsidRPr="00B3584B">
        <w:rPr>
          <w:rFonts w:ascii="Times New Roman" w:eastAsia="Times New Roman" w:hAnsi="Times New Roman" w:cs="Times New Roman"/>
          <w:b/>
          <w:bCs/>
          <w:sz w:val="24"/>
          <w:szCs w:val="24"/>
          <w:u w:val="single"/>
        </w:rPr>
        <w:t>What is Bug Leakage, Bug Release, Bug Age</w:t>
      </w:r>
    </w:p>
    <w:p w:rsidR="00B3584B" w:rsidRPr="00B3584B" w:rsidRDefault="00B3584B" w:rsidP="00B3584B">
      <w:pPr>
        <w:spacing w:before="100" w:beforeAutospacing="1" w:after="100" w:afterAutospacing="1" w:line="240" w:lineRule="auto"/>
        <w:rPr>
          <w:rFonts w:ascii="Times New Roman" w:eastAsia="Times New Roman" w:hAnsi="Times New Roman" w:cs="Times New Roman"/>
          <w:sz w:val="24"/>
          <w:szCs w:val="24"/>
        </w:rPr>
      </w:pPr>
      <w:r w:rsidRPr="00B3584B">
        <w:rPr>
          <w:rFonts w:ascii="Times New Roman" w:eastAsia="Times New Roman" w:hAnsi="Times New Roman" w:cs="Times New Roman"/>
          <w:b/>
          <w:bCs/>
          <w:sz w:val="24"/>
          <w:szCs w:val="24"/>
          <w:u w:val="single"/>
        </w:rPr>
        <w:t>Bug (defect) Leakage:</w:t>
      </w:r>
      <w:r w:rsidRPr="00B3584B">
        <w:rPr>
          <w:rFonts w:ascii="Times New Roman" w:eastAsia="Times New Roman" w:hAnsi="Times New Roman" w:cs="Times New Roman"/>
          <w:sz w:val="24"/>
          <w:szCs w:val="24"/>
        </w:rPr>
        <w:br/>
        <w:t>When a Bug (defect) if found by customer / end user missed by the testing team to detect, while testing the software.</w:t>
      </w:r>
    </w:p>
    <w:p w:rsidR="00B3584B" w:rsidRPr="00B3584B" w:rsidRDefault="00B3584B" w:rsidP="00B3584B">
      <w:pPr>
        <w:spacing w:before="100" w:beforeAutospacing="1" w:after="100" w:afterAutospacing="1" w:line="240" w:lineRule="auto"/>
        <w:rPr>
          <w:rFonts w:ascii="Times New Roman" w:eastAsia="Times New Roman" w:hAnsi="Times New Roman" w:cs="Times New Roman"/>
          <w:sz w:val="24"/>
          <w:szCs w:val="24"/>
        </w:rPr>
      </w:pPr>
      <w:r w:rsidRPr="00B3584B">
        <w:rPr>
          <w:rFonts w:ascii="Times New Roman" w:eastAsia="Times New Roman" w:hAnsi="Times New Roman" w:cs="Times New Roman"/>
          <w:b/>
          <w:bCs/>
          <w:sz w:val="24"/>
          <w:szCs w:val="24"/>
          <w:u w:val="single"/>
        </w:rPr>
        <w:t>Bug (defect) Release:</w:t>
      </w:r>
      <w:r w:rsidRPr="00B3584B">
        <w:rPr>
          <w:rFonts w:ascii="Times New Roman" w:eastAsia="Times New Roman" w:hAnsi="Times New Roman" w:cs="Times New Roman"/>
          <w:sz w:val="24"/>
          <w:szCs w:val="24"/>
        </w:rPr>
        <w:br/>
        <w:t>Bug Release- Release of the software with the known bugs is called bug release. when software or an application is handed over to the testing team knowing that the defect is present in a release.</w:t>
      </w:r>
      <w:r w:rsidRPr="00B3584B">
        <w:rPr>
          <w:rFonts w:ascii="Times New Roman" w:eastAsia="Times New Roman" w:hAnsi="Times New Roman" w:cs="Times New Roman"/>
          <w:sz w:val="24"/>
          <w:szCs w:val="24"/>
        </w:rPr>
        <w:br/>
        <w:t>During this the priority and severity of bug is low.</w:t>
      </w:r>
    </w:p>
    <w:p w:rsidR="00B3584B" w:rsidRPr="00B3584B" w:rsidRDefault="00B3584B" w:rsidP="00B3584B">
      <w:pPr>
        <w:spacing w:before="100" w:beforeAutospacing="1" w:after="100" w:afterAutospacing="1" w:line="240" w:lineRule="auto"/>
        <w:rPr>
          <w:rFonts w:ascii="Times New Roman" w:eastAsia="Times New Roman" w:hAnsi="Times New Roman" w:cs="Times New Roman"/>
          <w:sz w:val="24"/>
          <w:szCs w:val="24"/>
        </w:rPr>
      </w:pPr>
      <w:r w:rsidRPr="00B3584B">
        <w:rPr>
          <w:rFonts w:ascii="Times New Roman" w:eastAsia="Times New Roman" w:hAnsi="Times New Roman" w:cs="Times New Roman"/>
          <w:b/>
          <w:bCs/>
          <w:sz w:val="24"/>
          <w:szCs w:val="24"/>
          <w:u w:val="single"/>
        </w:rPr>
        <w:lastRenderedPageBreak/>
        <w:t>Bug (defect) Age:</w:t>
      </w:r>
      <w:r w:rsidRPr="00B3584B">
        <w:rPr>
          <w:rFonts w:ascii="Times New Roman" w:eastAsia="Times New Roman" w:hAnsi="Times New Roman" w:cs="Times New Roman"/>
          <w:sz w:val="24"/>
          <w:szCs w:val="24"/>
        </w:rPr>
        <w:br/>
        <w:t>Bug (defect) Age is the difference in time between the date a defect is detected (confirmed and assigned) and the defect was fixed (verified and closed).</w:t>
      </w:r>
    </w:p>
    <w:p w:rsidR="00B3584B" w:rsidRPr="00B3584B" w:rsidRDefault="00B3584B" w:rsidP="00B3584B">
      <w:pPr>
        <w:spacing w:before="100" w:beforeAutospacing="1" w:after="100" w:afterAutospacing="1" w:line="240" w:lineRule="auto"/>
        <w:rPr>
          <w:rFonts w:ascii="Times New Roman" w:eastAsia="Times New Roman" w:hAnsi="Times New Roman" w:cs="Times New Roman"/>
          <w:sz w:val="24"/>
          <w:szCs w:val="24"/>
        </w:rPr>
      </w:pPr>
      <w:r w:rsidRPr="00B3584B">
        <w:rPr>
          <w:rFonts w:ascii="Times New Roman" w:eastAsia="Times New Roman" w:hAnsi="Times New Roman" w:cs="Times New Roman"/>
          <w:b/>
          <w:bCs/>
          <w:sz w:val="24"/>
          <w:szCs w:val="24"/>
        </w:rPr>
        <w:t>Formula:</w:t>
      </w:r>
      <w:r w:rsidRPr="00B3584B">
        <w:rPr>
          <w:rFonts w:ascii="Times New Roman" w:eastAsia="Times New Roman" w:hAnsi="Times New Roman" w:cs="Times New Roman"/>
          <w:sz w:val="24"/>
          <w:szCs w:val="24"/>
        </w:rPr>
        <w:br/>
        <w:t>Bug (defect) Age = Bug Fix Date – Bug Detection Date</w:t>
      </w:r>
    </w:p>
    <w:p w:rsidR="0033168D" w:rsidRDefault="0033168D" w:rsidP="0033168D">
      <w:pPr>
        <w:pStyle w:val="Heading2"/>
      </w:pPr>
      <w:r>
        <w:t>What is difference between QA, QC and Software Testing?</w:t>
      </w:r>
    </w:p>
    <w:p w:rsidR="00632D63" w:rsidRPr="0033168D" w:rsidRDefault="0033168D" w:rsidP="0033168D">
      <w:pPr>
        <w:pStyle w:val="Heading1"/>
        <w:rPr>
          <w:b w:val="0"/>
          <w:sz w:val="8"/>
          <w:szCs w:val="22"/>
        </w:rPr>
      </w:pPr>
      <w:r w:rsidRPr="0033168D">
        <w:rPr>
          <w:b w:val="0"/>
          <w:sz w:val="22"/>
        </w:rPr>
        <w:t>Quality Assurance (QA): QA refers to the planned and systematic way of monitoring the quality of process which is followed to produce a quality product. QA tracks the outcomes and adjusts the process to meet the expectation.</w:t>
      </w:r>
      <w:r w:rsidRPr="0033168D">
        <w:rPr>
          <w:b w:val="0"/>
          <w:sz w:val="22"/>
        </w:rPr>
        <w:br/>
      </w:r>
      <w:r w:rsidRPr="0033168D">
        <w:rPr>
          <w:b w:val="0"/>
          <w:sz w:val="22"/>
        </w:rPr>
        <w:br/>
        <w:t>Quality Control (QC): Concern with the quality of the product. QC finds the defects and suggests improvements. The process set by QA is implemented by QC. The QC is the responsibility of the tester.</w:t>
      </w:r>
      <w:r w:rsidRPr="0033168D">
        <w:rPr>
          <w:b w:val="0"/>
          <w:sz w:val="22"/>
        </w:rPr>
        <w:br/>
      </w:r>
      <w:r w:rsidRPr="0033168D">
        <w:rPr>
          <w:b w:val="0"/>
          <w:sz w:val="22"/>
        </w:rPr>
        <w:br/>
        <w:t>Software Testing: is the process of ensuring that product which is developed by the developer meets the user requirement. The motive to perform testing is to find the bugs and make sure that they get fixed.</w:t>
      </w:r>
    </w:p>
    <w:p w:rsidR="00614663" w:rsidRPr="00614663" w:rsidRDefault="00614663" w:rsidP="005C2002">
      <w:pPr>
        <w:pStyle w:val="NormalWeb"/>
        <w:rPr>
          <w:b/>
          <w:sz w:val="28"/>
        </w:rPr>
      </w:pPr>
      <w:r w:rsidRPr="00614663">
        <w:rPr>
          <w:b/>
          <w:sz w:val="28"/>
        </w:rPr>
        <w:t>When to start QA in Project?</w:t>
      </w:r>
    </w:p>
    <w:p w:rsidR="00632D63" w:rsidRDefault="00614663" w:rsidP="005C2002">
      <w:pPr>
        <w:pStyle w:val="NormalWeb"/>
      </w:pPr>
      <w:r>
        <w:t>A good time to start the QA is from the beginning of the project startup. This will lead to plan the process which will make sure that product coming out meets the customer quality expectation. QA also plays a major role in the communication between teams. It gives time to step up the testing environment. The testing phase starts after the test plans are written, reviewed and approved.</w:t>
      </w:r>
    </w:p>
    <w:p w:rsidR="00815A2D" w:rsidRDefault="00815A2D" w:rsidP="005C2002">
      <w:pPr>
        <w:pStyle w:val="NormalWeb"/>
      </w:pPr>
    </w:p>
    <w:p w:rsidR="00815A2D" w:rsidRDefault="00815A2D" w:rsidP="005C2002">
      <w:pPr>
        <w:pStyle w:val="NormalWeb"/>
        <w:rPr>
          <w:b/>
          <w:sz w:val="32"/>
        </w:rPr>
      </w:pPr>
      <w:r w:rsidRPr="00815A2D">
        <w:rPr>
          <w:b/>
          <w:sz w:val="32"/>
        </w:rPr>
        <w:t>Test Ware:</w:t>
      </w:r>
    </w:p>
    <w:p w:rsidR="00815A2D" w:rsidRDefault="00815A2D" w:rsidP="005C2002">
      <w:pPr>
        <w:pStyle w:val="NormalWeb"/>
      </w:pPr>
      <w:r>
        <w:rPr>
          <w:b/>
          <w:bCs/>
        </w:rPr>
        <w:t>The testware is:</w:t>
      </w:r>
      <w:r>
        <w:br/>
      </w:r>
      <w:r>
        <w:br/>
        <w:t>- The subset of software which helps in performing the testing of applicati</w:t>
      </w:r>
      <w:r w:rsidR="00B47965">
        <w:t>on.</w:t>
      </w:r>
      <w:r>
        <w:br/>
        <w:t>- Testware is term given to combination of all utilities and application software that required for testing a software package.</w:t>
      </w:r>
      <w:r>
        <w:br/>
      </w:r>
      <w:r>
        <w:br/>
      </w:r>
      <w:r>
        <w:rPr>
          <w:b/>
          <w:bCs/>
        </w:rPr>
        <w:t>Testware is special because it has:</w:t>
      </w:r>
      <w:r>
        <w:br/>
      </w:r>
      <w:r>
        <w:br/>
        <w:t>1. Different purpose</w:t>
      </w:r>
      <w:r>
        <w:br/>
        <w:t>2. Different metrics for quality and</w:t>
      </w:r>
      <w:r>
        <w:br/>
        <w:t>3. Different users</w:t>
      </w:r>
    </w:p>
    <w:p w:rsidR="00A40D04" w:rsidRPr="00A40D04" w:rsidRDefault="00A40D04" w:rsidP="005C2002">
      <w:pPr>
        <w:pStyle w:val="NormalWeb"/>
        <w:rPr>
          <w:b/>
          <w:sz w:val="28"/>
        </w:rPr>
      </w:pPr>
      <w:r w:rsidRPr="00A40D04">
        <w:rPr>
          <w:b/>
          <w:sz w:val="28"/>
        </w:rPr>
        <w:t xml:space="preserve">Build and Release </w:t>
      </w:r>
    </w:p>
    <w:p w:rsidR="00D878E8" w:rsidRDefault="00A40D04" w:rsidP="005C2002">
      <w:pPr>
        <w:pStyle w:val="NormalWeb"/>
      </w:pPr>
      <w:r>
        <w:rPr>
          <w:b/>
          <w:bCs/>
        </w:rPr>
        <w:lastRenderedPageBreak/>
        <w:t>BUILD:</w:t>
      </w:r>
      <w:r>
        <w:t xml:space="preserve"> is a number given to installable software that is given to testing team for testing by the development team. Build number assigned are incremental and sequential.</w:t>
      </w:r>
      <w:r>
        <w:br/>
      </w:r>
      <w:r>
        <w:br/>
      </w:r>
      <w:r>
        <w:rPr>
          <w:b/>
          <w:bCs/>
        </w:rPr>
        <w:t>RELEASE:</w:t>
      </w:r>
      <w:r>
        <w:t xml:space="preserve"> is a number given to installable software that is handed over to customer by the developer or tester.</w:t>
      </w:r>
      <w:r>
        <w:br/>
        <w:t>The information of build, release and version are displayed in software help page. Using this build and release customer can let the customer team know which release version build thet are using.</w:t>
      </w:r>
      <w:r>
        <w:br/>
      </w:r>
      <w:r>
        <w:br/>
        <w:t>Eg "9.4.123.2" (Release Number.Version Number.Build Number.Patch Number)</w:t>
      </w:r>
    </w:p>
    <w:p w:rsidR="00864D7B" w:rsidRDefault="00864D7B" w:rsidP="005C2002">
      <w:pPr>
        <w:pStyle w:val="NormalWeb"/>
      </w:pPr>
      <w:r>
        <w:rPr>
          <w:b/>
          <w:bCs/>
        </w:rPr>
        <w:t>Following are some challenges of software testing</w:t>
      </w:r>
      <w:r>
        <w:br/>
      </w:r>
      <w:r>
        <w:br/>
        <w:t xml:space="preserve">1. Application should be stable enough to be tested. </w:t>
      </w:r>
      <w:r>
        <w:br/>
        <w:t xml:space="preserve">2. Testing always under time constraint </w:t>
      </w:r>
      <w:r>
        <w:br/>
        <w:t>3. Understanding requirements, Domain knowledge and business user perspective understanding</w:t>
      </w:r>
      <w:r>
        <w:br/>
        <w:t xml:space="preserve">4. Which tests to execute first? </w:t>
      </w:r>
      <w:r>
        <w:br/>
        <w:t xml:space="preserve">5. Testing the Complete Application </w:t>
      </w:r>
      <w:r>
        <w:br/>
        <w:t xml:space="preserve">6. Regression testing </w:t>
      </w:r>
      <w:r>
        <w:br/>
        <w:t>7. Lack of skilled testers.</w:t>
      </w:r>
      <w:r>
        <w:br/>
        <w:t>8. Changing requirements</w:t>
      </w:r>
      <w:r>
        <w:br/>
        <w:t>9. Lack of resources, tools and training</w:t>
      </w:r>
    </w:p>
    <w:p w:rsidR="0011170D" w:rsidRDefault="0011170D" w:rsidP="005C2002">
      <w:pPr>
        <w:pStyle w:val="NormalWeb"/>
      </w:pPr>
      <w:r>
        <w:rPr>
          <w:b/>
          <w:bCs/>
        </w:rPr>
        <w:t>The reasons for choosing automation testing over manual testing are following:</w:t>
      </w:r>
      <w:r>
        <w:br/>
      </w:r>
      <w:r>
        <w:br/>
        <w:t>1. Frequency of use of test case</w:t>
      </w:r>
      <w:r>
        <w:br/>
        <w:t>2. Time Comparison (automated script run much faster than manual execution.)</w:t>
      </w:r>
      <w:r>
        <w:br/>
        <w:t>3. Re-usability of Automation Script</w:t>
      </w:r>
      <w:r>
        <w:br/>
        <w:t>4. Adaptability of test case for automation.</w:t>
      </w:r>
      <w:r>
        <w:br/>
        <w:t>5. Exploitation of automation tool.</w:t>
      </w:r>
    </w:p>
    <w:p w:rsidR="004C67CF" w:rsidRDefault="004C67CF" w:rsidP="005C2002">
      <w:pPr>
        <w:pStyle w:val="NormalWeb"/>
      </w:pPr>
      <w:r>
        <w:t>Data Driven Testing :</w:t>
      </w:r>
    </w:p>
    <w:p w:rsidR="004C67CF" w:rsidRDefault="004C67CF" w:rsidP="005C2002">
      <w:pPr>
        <w:pStyle w:val="NormalWeb"/>
      </w:pPr>
      <w:r>
        <w:t>Data Driven is an automation testing part in which test input or output values, these values are read from data files. It is performed when the values are changing by the time. The different data files may include data pools, csv files, Excel files. The data is then loaded into variables in recorded or manually coded scripts. For data driven testing we use Parameterzing and Regular expression Technique.</w:t>
      </w:r>
      <w:r>
        <w:br/>
      </w:r>
      <w:r>
        <w:br/>
        <w:t>Ex: To evaluate login functionality, we use different user name and password combinations, variables are used to access different username and password. The list of username and password are stored in a data table or excel sheet.</w:t>
      </w:r>
    </w:p>
    <w:tbl>
      <w:tblPr>
        <w:tblW w:w="5000" w:type="pct"/>
        <w:tblBorders>
          <w:top w:val="threeDEngrave" w:sz="6" w:space="0" w:color="F1F1F1"/>
          <w:left w:val="threeDEngrave" w:sz="6" w:space="0" w:color="F1F1F1"/>
          <w:bottom w:val="threeDEngrave" w:sz="6" w:space="0" w:color="F1F1F1"/>
          <w:right w:val="threeDEngrave" w:sz="6" w:space="0" w:color="F1F1F1"/>
        </w:tblBorders>
        <w:shd w:val="clear" w:color="auto" w:fill="FFFFFF"/>
        <w:tblCellMar>
          <w:left w:w="0" w:type="dxa"/>
          <w:right w:w="0" w:type="dxa"/>
        </w:tblCellMar>
        <w:tblLook w:val="04A0" w:firstRow="1" w:lastRow="0" w:firstColumn="1" w:lastColumn="0" w:noHBand="0" w:noVBand="1"/>
      </w:tblPr>
      <w:tblGrid>
        <w:gridCol w:w="9360"/>
      </w:tblGrid>
      <w:tr w:rsidR="00B24669" w:rsidTr="00B24669">
        <w:tc>
          <w:tcPr>
            <w:tcW w:w="0" w:type="auto"/>
            <w:tcBorders>
              <w:top w:val="nil"/>
              <w:left w:val="nil"/>
              <w:bottom w:val="nil"/>
              <w:right w:val="nil"/>
            </w:tcBorders>
            <w:shd w:val="clear" w:color="auto" w:fill="FFFFFF"/>
            <w:vAlign w:val="center"/>
            <w:hideMark/>
          </w:tcPr>
          <w:p w:rsidR="00B24669" w:rsidRDefault="00B24669" w:rsidP="00B24669">
            <w:pPr>
              <w:pStyle w:val="Heading2"/>
            </w:pPr>
            <w:r>
              <w:lastRenderedPageBreak/>
              <w:t>What are test driver and test stub and why we need them?</w:t>
            </w:r>
          </w:p>
          <w:p w:rsidR="00B24669" w:rsidRDefault="00B24669" w:rsidP="00B24669">
            <w:pPr>
              <w:rPr>
                <w:sz w:val="24"/>
                <w:szCs w:val="24"/>
              </w:rPr>
            </w:pPr>
            <w:r>
              <w:t>- The Stub is called from the software component to be tested. It is used in top down approach.</w:t>
            </w:r>
            <w:r>
              <w:br/>
              <w:t>- The driver calls a component to be tested. It is used in bottom up approach.</w:t>
            </w:r>
            <w:r>
              <w:br/>
              <w:t>- Both test stub and test driver are dummy software components.</w:t>
            </w:r>
            <w:r>
              <w:br/>
            </w:r>
            <w:r>
              <w:br/>
            </w:r>
            <w:r>
              <w:rPr>
                <w:b/>
                <w:bCs/>
              </w:rPr>
              <w:t>We need test stub and test driver because of following reason:</w:t>
            </w:r>
            <w:r>
              <w:br/>
            </w:r>
            <w:r>
              <w:br/>
              <w:t>- Suppose we want to test the interface between modules A and B and we have developed only module A. So we cannot test module A but if a dummy module is prepare, using that we can test module A.</w:t>
            </w:r>
            <w:r>
              <w:br/>
            </w:r>
            <w:r>
              <w:br/>
              <w:t>- Now module B cannot send or receive data from module A directly so, in these cases we have to transfer data from one module to another module by some external features. This external feature used is called Driver.</w:t>
            </w:r>
          </w:p>
        </w:tc>
      </w:tr>
      <w:tr w:rsidR="00B24669" w:rsidTr="00B24669">
        <w:tc>
          <w:tcPr>
            <w:tcW w:w="0" w:type="auto"/>
            <w:tcBorders>
              <w:top w:val="nil"/>
              <w:left w:val="nil"/>
              <w:bottom w:val="nil"/>
              <w:right w:val="nil"/>
            </w:tcBorders>
            <w:shd w:val="clear" w:color="auto" w:fill="FFFFFF"/>
            <w:vAlign w:val="center"/>
            <w:hideMark/>
          </w:tcPr>
          <w:p w:rsidR="00B24669" w:rsidRDefault="00B24669">
            <w:pPr>
              <w:rPr>
                <w:sz w:val="24"/>
                <w:szCs w:val="24"/>
              </w:rPr>
            </w:pPr>
          </w:p>
        </w:tc>
      </w:tr>
    </w:tbl>
    <w:p w:rsidR="00B24669" w:rsidRPr="00815A2D" w:rsidRDefault="00B24669" w:rsidP="005C2002">
      <w:pPr>
        <w:pStyle w:val="NormalWeb"/>
        <w:rPr>
          <w:b/>
          <w:sz w:val="32"/>
        </w:rPr>
      </w:pPr>
    </w:p>
    <w:p w:rsidR="00DF7DE7" w:rsidRDefault="00DF7DE7" w:rsidP="00DF7DE7">
      <w:pPr>
        <w:pStyle w:val="Heading2"/>
      </w:pPr>
      <w:r>
        <w:t>What is Bug Triage?</w:t>
      </w:r>
    </w:p>
    <w:p w:rsidR="005C2002" w:rsidRDefault="00DF7DE7" w:rsidP="00DF7DE7">
      <w:pPr>
        <w:tabs>
          <w:tab w:val="center" w:pos="4680"/>
        </w:tabs>
        <w:spacing w:before="100" w:beforeAutospacing="1" w:after="100" w:afterAutospacing="1" w:line="240" w:lineRule="auto"/>
        <w:outlineLvl w:val="0"/>
      </w:pPr>
      <w:r>
        <w:rPr>
          <w:b/>
          <w:bCs/>
        </w:rPr>
        <w:t>Bug triage is a process to:</w:t>
      </w:r>
      <w:r>
        <w:br/>
      </w:r>
      <w:r>
        <w:br/>
        <w:t>- Ensure bug report completeness.</w:t>
      </w:r>
      <w:r>
        <w:br/>
        <w:t>- Analyze and assign bug to proper component.</w:t>
      </w:r>
      <w:r>
        <w:br/>
        <w:t>- Assign bug to proper bug owner.</w:t>
      </w:r>
      <w:r>
        <w:br/>
        <w:t>- Set appropriate bug priority.</w:t>
      </w:r>
      <w:r>
        <w:br/>
        <w:t>- Adjust bug severity properly.</w:t>
      </w:r>
    </w:p>
    <w:p w:rsidR="00C23D7B" w:rsidRDefault="00C23D7B" w:rsidP="00C23D7B">
      <w:pPr>
        <w:pStyle w:val="Heading2"/>
      </w:pPr>
      <w:r>
        <w:t>What are the benefits of Automated Testing?</w:t>
      </w:r>
    </w:p>
    <w:p w:rsidR="00C23D7B" w:rsidRDefault="00C23D7B" w:rsidP="00C23D7B">
      <w:pPr>
        <w:tabs>
          <w:tab w:val="center" w:pos="4680"/>
        </w:tabs>
        <w:spacing w:before="100" w:beforeAutospacing="1" w:after="100" w:afterAutospacing="1" w:line="240" w:lineRule="auto"/>
        <w:outlineLvl w:val="0"/>
      </w:pPr>
      <w:r>
        <w:t>The benefits of Automation Testing are as below:</w:t>
      </w:r>
      <w:r>
        <w:br/>
      </w:r>
      <w:r>
        <w:br/>
        <w:t>- Test engineer productivity.</w:t>
      </w:r>
      <w:r>
        <w:br/>
        <w:t>- Coverage of regression testing.</w:t>
      </w:r>
      <w:r>
        <w:br/>
        <w:t>- Re-usability of test cases.</w:t>
      </w:r>
      <w:r>
        <w:br/>
        <w:t>- Consistency in testing.</w:t>
      </w:r>
      <w:r>
        <w:br/>
        <w:t>- Test interval reduction</w:t>
      </w:r>
      <w:r>
        <w:br/>
        <w:t>- Reduced software maintenance cost</w:t>
      </w:r>
      <w:r>
        <w:br/>
        <w:t>- Increased test effectiveness</w:t>
      </w:r>
    </w:p>
    <w:tbl>
      <w:tblPr>
        <w:tblW w:w="5000" w:type="pct"/>
        <w:tblBorders>
          <w:top w:val="threeDEngrave" w:sz="6" w:space="0" w:color="F1F1F1"/>
          <w:left w:val="threeDEngrave" w:sz="6" w:space="0" w:color="F1F1F1"/>
          <w:bottom w:val="threeDEngrave" w:sz="6" w:space="0" w:color="F1F1F1"/>
          <w:right w:val="threeDEngrave" w:sz="6" w:space="0" w:color="F1F1F1"/>
        </w:tblBorders>
        <w:shd w:val="clear" w:color="auto" w:fill="FFFFFF"/>
        <w:tblCellMar>
          <w:left w:w="0" w:type="dxa"/>
          <w:right w:w="0" w:type="dxa"/>
        </w:tblCellMar>
        <w:tblLook w:val="04A0" w:firstRow="1" w:lastRow="0" w:firstColumn="1" w:lastColumn="0" w:noHBand="0" w:noVBand="1"/>
      </w:tblPr>
      <w:tblGrid>
        <w:gridCol w:w="9360"/>
      </w:tblGrid>
      <w:tr w:rsidR="005C57FD" w:rsidTr="005C57FD">
        <w:tc>
          <w:tcPr>
            <w:tcW w:w="0" w:type="auto"/>
            <w:tcBorders>
              <w:top w:val="nil"/>
              <w:left w:val="nil"/>
              <w:bottom w:val="nil"/>
              <w:right w:val="nil"/>
            </w:tcBorders>
            <w:shd w:val="clear" w:color="auto" w:fill="FFFFFF"/>
            <w:vAlign w:val="center"/>
            <w:hideMark/>
          </w:tcPr>
          <w:p w:rsidR="005C57FD" w:rsidRDefault="005C57FD">
            <w:pPr>
              <w:rPr>
                <w:sz w:val="24"/>
                <w:szCs w:val="24"/>
              </w:rPr>
            </w:pPr>
          </w:p>
        </w:tc>
      </w:tr>
      <w:tr w:rsidR="005C57FD" w:rsidTr="005C57FD">
        <w:tc>
          <w:tcPr>
            <w:tcW w:w="0" w:type="auto"/>
            <w:tcBorders>
              <w:top w:val="nil"/>
              <w:left w:val="nil"/>
              <w:bottom w:val="nil"/>
              <w:right w:val="nil"/>
            </w:tcBorders>
            <w:shd w:val="clear" w:color="auto" w:fill="FFFFFF"/>
            <w:vAlign w:val="center"/>
            <w:hideMark/>
          </w:tcPr>
          <w:p w:rsidR="005C57FD" w:rsidRPr="00007F29" w:rsidRDefault="005C57FD" w:rsidP="00007F29">
            <w:pPr>
              <w:pStyle w:val="Heading2"/>
            </w:pPr>
          </w:p>
        </w:tc>
      </w:tr>
    </w:tbl>
    <w:p w:rsidR="002576F4" w:rsidRDefault="002576F4" w:rsidP="002576F4">
      <w:pPr>
        <w:pStyle w:val="Heading2"/>
      </w:pPr>
      <w:r>
        <w:t>What is the purpose of test strategy?</w:t>
      </w:r>
    </w:p>
    <w:p w:rsidR="005C57FD" w:rsidRDefault="002576F4" w:rsidP="002576F4">
      <w:pPr>
        <w:tabs>
          <w:tab w:val="center" w:pos="4680"/>
        </w:tabs>
        <w:spacing w:before="100" w:beforeAutospacing="1" w:after="100" w:afterAutospacing="1" w:line="240" w:lineRule="auto"/>
        <w:outlineLvl w:val="0"/>
      </w:pPr>
      <w:r>
        <w:rPr>
          <w:b/>
          <w:bCs/>
        </w:rPr>
        <w:t>We need Test Strategy for the following reason:</w:t>
      </w:r>
      <w:r>
        <w:br/>
      </w:r>
      <w:r>
        <w:br/>
      </w:r>
      <w:r>
        <w:lastRenderedPageBreak/>
        <w:t>1. To have a signed, sealed, and delivered document, where the document contains details about the testing methodology, test plan, and test cases.</w:t>
      </w:r>
      <w:r>
        <w:br/>
        <w:t>2. Test strategy document tells us how the software product will be tested.</w:t>
      </w:r>
      <w:r>
        <w:br/>
        <w:t>3. Test strategy document helps to review the test plan with the project team members.</w:t>
      </w:r>
      <w:r>
        <w:br/>
        <w:t xml:space="preserve">4. It describes the roles, responsibilities and the resources required for the test and schedule. </w:t>
      </w:r>
      <w:r>
        <w:br/>
        <w:t>5. When we create a test strategy document, we have to put into writing any testing issues requiring resolution.</w:t>
      </w:r>
      <w:r>
        <w:br/>
        <w:t>6. The test strategy is decided first, before lower level decisions are made on the test plan, test design, and other testing issues.</w:t>
      </w:r>
    </w:p>
    <w:p w:rsidR="00F3394D" w:rsidRDefault="00F3394D" w:rsidP="00F3394D">
      <w:pPr>
        <w:pStyle w:val="Heading2"/>
      </w:pPr>
      <w:r>
        <w:t>What is good code?</w:t>
      </w:r>
    </w:p>
    <w:p w:rsidR="00F3394D" w:rsidRDefault="00F3394D" w:rsidP="00F3394D">
      <w:pPr>
        <w:tabs>
          <w:tab w:val="center" w:pos="4680"/>
        </w:tabs>
        <w:spacing w:before="100" w:beforeAutospacing="1" w:after="100" w:afterAutospacing="1" w:line="240" w:lineRule="auto"/>
        <w:outlineLvl w:val="0"/>
      </w:pPr>
      <w:r>
        <w:t>A good code is code that works. The good code must not contain the defect or bug and is readable by other developers and easily maintainable. Organizations have coding standards all developers should follow, and also every programmer and software engineer has different ideas about what is best and what are too many or too few rules. We need to keep in mind that excessive use of rules can decrease both productivity and creativity. Peer reviews and code analysis tools can be used to check for problems and enforce standards.</w:t>
      </w:r>
    </w:p>
    <w:p w:rsidR="00736820" w:rsidRDefault="00736820" w:rsidP="00736820">
      <w:pPr>
        <w:pStyle w:val="Heading2"/>
      </w:pPr>
      <w:r>
        <w:t>What could go wrong with test automation?</w:t>
      </w:r>
    </w:p>
    <w:p w:rsidR="00736820" w:rsidRDefault="00736820" w:rsidP="00736820">
      <w:pPr>
        <w:tabs>
          <w:tab w:val="center" w:pos="4680"/>
        </w:tabs>
        <w:spacing w:before="100" w:beforeAutospacing="1" w:after="100" w:afterAutospacing="1" w:line="240" w:lineRule="auto"/>
        <w:outlineLvl w:val="0"/>
      </w:pPr>
      <w:r>
        <w:rPr>
          <w:b/>
          <w:bCs/>
        </w:rPr>
        <w:t>Followings things may be go wrong in test automation:</w:t>
      </w:r>
      <w:r>
        <w:br/>
      </w:r>
      <w:r>
        <w:br/>
        <w:t>- Ignoring automation, while planning the development phases.</w:t>
      </w:r>
      <w:r>
        <w:br/>
        <w:t>- In design Phase not choosing the right technology.</w:t>
      </w:r>
      <w:r>
        <w:br/>
        <w:t>- In coding Phase not automating the right test cases.</w:t>
      </w:r>
      <w:r>
        <w:br/>
        <w:t>- Tool selection might go wrong.</w:t>
      </w:r>
      <w:r>
        <w:br/>
        <w:t>- Test script not be updated when application is continuously changing.</w:t>
      </w:r>
      <w:r>
        <w:br/>
        <w:t>- Test data should be unique, if the same data is available on the application then the application will not accept the data that we are going to add via automation.</w:t>
      </w:r>
    </w:p>
    <w:tbl>
      <w:tblPr>
        <w:tblW w:w="5000" w:type="pct"/>
        <w:tblBorders>
          <w:top w:val="threeDEngrave" w:sz="6" w:space="0" w:color="F1F1F1"/>
          <w:left w:val="threeDEngrave" w:sz="6" w:space="0" w:color="F1F1F1"/>
          <w:bottom w:val="threeDEngrave" w:sz="6" w:space="0" w:color="F1F1F1"/>
          <w:right w:val="threeDEngrave" w:sz="6" w:space="0" w:color="F1F1F1"/>
        </w:tblBorders>
        <w:shd w:val="clear" w:color="auto" w:fill="FFFFFF"/>
        <w:tblCellMar>
          <w:left w:w="0" w:type="dxa"/>
          <w:right w:w="0" w:type="dxa"/>
        </w:tblCellMar>
        <w:tblLook w:val="04A0" w:firstRow="1" w:lastRow="0" w:firstColumn="1" w:lastColumn="0" w:noHBand="0" w:noVBand="1"/>
      </w:tblPr>
      <w:tblGrid>
        <w:gridCol w:w="9360"/>
      </w:tblGrid>
      <w:tr w:rsidR="00516453" w:rsidTr="00516453">
        <w:tc>
          <w:tcPr>
            <w:tcW w:w="0" w:type="auto"/>
            <w:tcBorders>
              <w:top w:val="nil"/>
              <w:left w:val="nil"/>
              <w:bottom w:val="nil"/>
              <w:right w:val="nil"/>
            </w:tcBorders>
            <w:shd w:val="clear" w:color="auto" w:fill="FFFFFF"/>
            <w:vAlign w:val="center"/>
            <w:hideMark/>
          </w:tcPr>
          <w:p w:rsidR="00516453" w:rsidRDefault="00516453" w:rsidP="00516453">
            <w:pPr>
              <w:pStyle w:val="Heading2"/>
            </w:pPr>
            <w:r>
              <w:lastRenderedPageBreak/>
              <w:t>What methodologies do you used to develop test cases?</w:t>
            </w:r>
          </w:p>
          <w:p w:rsidR="00516453" w:rsidRDefault="00516453" w:rsidP="00516453">
            <w:pPr>
              <w:rPr>
                <w:sz w:val="24"/>
                <w:szCs w:val="24"/>
              </w:rPr>
            </w:pPr>
            <w:r>
              <w:rPr>
                <w:b/>
                <w:bCs/>
              </w:rPr>
              <w:t>For developing the test cases we use following strategies:</w:t>
            </w:r>
            <w:r>
              <w:br/>
            </w:r>
            <w:r>
              <w:br/>
              <w:t xml:space="preserve">- </w:t>
            </w:r>
            <w:r>
              <w:rPr>
                <w:b/>
                <w:bCs/>
              </w:rPr>
              <w:t>Error Guessing:</w:t>
            </w:r>
            <w:r>
              <w:t xml:space="preserve"> The tester has to guess what fault might occur and to design the tests to represent them.</w:t>
            </w:r>
            <w:r>
              <w:br/>
            </w:r>
            <w:r>
              <w:br/>
              <w:t xml:space="preserve">- </w:t>
            </w:r>
            <w:r>
              <w:rPr>
                <w:b/>
                <w:bCs/>
              </w:rPr>
              <w:t>Equivalence Class Partitioning:</w:t>
            </w:r>
            <w:r>
              <w:t xml:space="preserve"> The input domain data is divided into different equivalence data classes; take few valid values with 2 invalid values. This is used to reduce the total number of test cases to a finite set of testable test cases.</w:t>
            </w:r>
            <w:r>
              <w:br/>
            </w:r>
            <w:r>
              <w:br/>
              <w:t xml:space="preserve">- </w:t>
            </w:r>
            <w:r>
              <w:rPr>
                <w:b/>
                <w:bCs/>
              </w:rPr>
              <w:t>Boundary value analysis:</w:t>
            </w:r>
            <w:r>
              <w:t xml:space="preserve"> Boundary value analysis testing technique is used to identify errors at boundaries rather than finding those exist in center of input domain. Boundary value analysis is a next part of Equivalence.</w:t>
            </w:r>
          </w:p>
        </w:tc>
      </w:tr>
      <w:tr w:rsidR="00516453" w:rsidTr="00516453">
        <w:tc>
          <w:tcPr>
            <w:tcW w:w="0" w:type="auto"/>
            <w:tcBorders>
              <w:top w:val="nil"/>
              <w:left w:val="nil"/>
              <w:bottom w:val="nil"/>
              <w:right w:val="nil"/>
            </w:tcBorders>
            <w:shd w:val="clear" w:color="auto" w:fill="FFFFFF"/>
            <w:vAlign w:val="center"/>
            <w:hideMark/>
          </w:tcPr>
          <w:p w:rsidR="00516453" w:rsidRDefault="00516453" w:rsidP="00516453">
            <w:pPr>
              <w:pStyle w:val="Heading2"/>
            </w:pPr>
            <w:r>
              <w:t>What are the differences between test strategy and test plan?</w:t>
            </w:r>
          </w:p>
          <w:p w:rsidR="00516453" w:rsidRDefault="00516453" w:rsidP="0010224A">
            <w:pPr>
              <w:rPr>
                <w:sz w:val="24"/>
                <w:szCs w:val="24"/>
              </w:rPr>
            </w:pPr>
            <w:r>
              <w:rPr>
                <w:b/>
                <w:bCs/>
              </w:rPr>
              <w:t>The differences between these two are described below:</w:t>
            </w:r>
            <w:r>
              <w:br/>
            </w:r>
            <w:r>
              <w:br/>
              <w:t xml:space="preserve">- Test plan is dynamic </w:t>
            </w:r>
            <w:r w:rsidR="005D0D2B">
              <w:t>whereas</w:t>
            </w:r>
            <w:r>
              <w:t xml:space="preserve"> test strategy is static.</w:t>
            </w:r>
            <w:r>
              <w:br/>
            </w:r>
            <w:r>
              <w:br/>
              <w:t xml:space="preserve">- Test plan is prepared by the Test Lead </w:t>
            </w:r>
            <w:r w:rsidR="005D0D2B">
              <w:t>whereas</w:t>
            </w:r>
            <w:r>
              <w:t xml:space="preserve"> Test Strategy is prepared by the company management.</w:t>
            </w:r>
            <w:r>
              <w:br/>
            </w:r>
            <w:r>
              <w:br/>
              <w:t xml:space="preserve">- Test strategy defines: methods and coverage criteria to be covered test completion criteria, prioritization of the test </w:t>
            </w:r>
            <w:r w:rsidR="005D0D2B">
              <w:t>whereas</w:t>
            </w:r>
            <w:r>
              <w:t xml:space="preserve"> Test plan is a document describing the scope, approach, resources and schedul</w:t>
            </w:r>
            <w:r w:rsidR="0010224A">
              <w:t>e of intended test activities.</w:t>
            </w:r>
            <w:r w:rsidR="0010224A">
              <w:br/>
            </w:r>
          </w:p>
        </w:tc>
      </w:tr>
      <w:tr w:rsidR="00516453" w:rsidTr="00516453">
        <w:tc>
          <w:tcPr>
            <w:tcW w:w="0" w:type="auto"/>
            <w:tcBorders>
              <w:top w:val="nil"/>
              <w:left w:val="nil"/>
              <w:bottom w:val="nil"/>
              <w:right w:val="nil"/>
            </w:tcBorders>
            <w:shd w:val="clear" w:color="auto" w:fill="FFFFFF"/>
            <w:vAlign w:val="center"/>
            <w:hideMark/>
          </w:tcPr>
          <w:p w:rsidR="00516453" w:rsidRDefault="00516453" w:rsidP="00516453">
            <w:pPr>
              <w:pStyle w:val="Heading2"/>
            </w:pPr>
            <w:r>
              <w:t>What is the need of Test Plan document?</w:t>
            </w:r>
          </w:p>
          <w:p w:rsidR="00516453" w:rsidRDefault="00516453" w:rsidP="00516453">
            <w:pPr>
              <w:rPr>
                <w:sz w:val="24"/>
                <w:szCs w:val="24"/>
              </w:rPr>
            </w:pPr>
            <w:r>
              <w:t>Test Plan tells the tester that what needs to be tested and how testing is going to be performed. Test plan also tells that what resources are needed for the execution of the test cases, timelines and risk associated with the test plan. We can also perform the testing without test plan document, but first we have to select test Approach for the testing and go with testing. Many test plans are being created just for the sake of processes. Many tester use test plan documents when test plan document contains the some useful information.</w:t>
            </w:r>
          </w:p>
        </w:tc>
      </w:tr>
    </w:tbl>
    <w:p w:rsidR="002D757E" w:rsidRDefault="00864288" w:rsidP="00736820">
      <w:pPr>
        <w:tabs>
          <w:tab w:val="center" w:pos="4680"/>
        </w:tabs>
        <w:spacing w:before="100" w:beforeAutospacing="1" w:after="100" w:afterAutospacing="1" w:line="240" w:lineRule="auto"/>
        <w:outlineLvl w:val="0"/>
      </w:pPr>
      <w:r>
        <w:rPr>
          <w:b/>
          <w:bCs/>
        </w:rPr>
        <w:t>Specification-driven testing:</w:t>
      </w:r>
      <w:r>
        <w:t xml:space="preserve"> means to test the functionality of software according to the user requirements. In this, tester inputs multiple data and monitors the outputs from, the test object. In this testing tester evaluate the showstopper bugs which break the major functionality of the application. This type of testing requires test plan and test.</w:t>
      </w:r>
    </w:p>
    <w:p w:rsidR="008B51DA" w:rsidRDefault="008B51DA" w:rsidP="008B51DA">
      <w:pPr>
        <w:pStyle w:val="Heading2"/>
      </w:pPr>
      <w:r>
        <w:lastRenderedPageBreak/>
        <w:t>How do you decide you have tested enough?</w:t>
      </w:r>
    </w:p>
    <w:p w:rsidR="008B51DA" w:rsidRDefault="008B51DA" w:rsidP="008B51DA">
      <w:pPr>
        <w:tabs>
          <w:tab w:val="center" w:pos="4680"/>
        </w:tabs>
        <w:spacing w:before="100" w:beforeAutospacing="1" w:after="100" w:afterAutospacing="1" w:line="240" w:lineRule="auto"/>
        <w:outlineLvl w:val="0"/>
      </w:pPr>
      <w:r>
        <w:t>The principle of testing says that exhaustive testing is impossible. i.e. testing everything is not feasible. We cannot test till all the defects are debugged and removed, it is simply impossible. We have to stop testing and ship the software. We can decide when to stop is testing based on following points:</w:t>
      </w:r>
      <w:r>
        <w:br/>
      </w:r>
      <w:r>
        <w:br/>
        <w:t>- When there is no time and budget.</w:t>
      </w:r>
      <w:r>
        <w:br/>
        <w:t>- When maximum number of test cases are executed.</w:t>
      </w:r>
      <w:r>
        <w:br/>
        <w:t>- All the Requirements are mapped that is RTM is filled completely.</w:t>
      </w:r>
      <w:r>
        <w:br/>
        <w:t>- When Test coverage is more than 80%.</w:t>
      </w:r>
      <w:r>
        <w:br/>
        <w:t>- When bug rate falls below certain level.</w:t>
      </w:r>
    </w:p>
    <w:p w:rsidR="00D07BBC" w:rsidRPr="00D07BBC" w:rsidRDefault="00D07BBC" w:rsidP="00D07BBC">
      <w:pPr>
        <w:spacing w:before="100" w:beforeAutospacing="1" w:after="100" w:afterAutospacing="1" w:line="240" w:lineRule="auto"/>
        <w:rPr>
          <w:rFonts w:ascii="Times New Roman" w:eastAsia="Times New Roman" w:hAnsi="Times New Roman" w:cs="Times New Roman"/>
          <w:sz w:val="24"/>
          <w:szCs w:val="24"/>
        </w:rPr>
      </w:pPr>
      <w:r w:rsidRPr="00D07BBC">
        <w:rPr>
          <w:rFonts w:ascii="Times New Roman" w:eastAsia="Times New Roman" w:hAnsi="Times New Roman" w:cs="Times New Roman"/>
          <w:b/>
          <w:bCs/>
          <w:sz w:val="24"/>
          <w:szCs w:val="24"/>
        </w:rPr>
        <w:t>What is the difference between functional and nonfunctional testing?</w:t>
      </w:r>
    </w:p>
    <w:p w:rsidR="00D07BBC" w:rsidRPr="00D07BBC" w:rsidRDefault="00D07BBC" w:rsidP="00D07BBC">
      <w:pPr>
        <w:spacing w:before="100" w:beforeAutospacing="1" w:after="100" w:afterAutospacing="1" w:line="240" w:lineRule="auto"/>
        <w:rPr>
          <w:rFonts w:ascii="Times New Roman" w:eastAsia="Times New Roman" w:hAnsi="Times New Roman" w:cs="Times New Roman"/>
          <w:sz w:val="24"/>
          <w:szCs w:val="24"/>
        </w:rPr>
      </w:pPr>
      <w:r w:rsidRPr="00D07BBC">
        <w:rPr>
          <w:rFonts w:ascii="Times New Roman" w:eastAsia="Times New Roman" w:hAnsi="Times New Roman" w:cs="Times New Roman"/>
          <w:sz w:val="24"/>
          <w:szCs w:val="24"/>
        </w:rPr>
        <w:t>Functional testing basically deals with the functional aspect of the application. This technique tests that the system is behaving as per the requirement and specification.</w:t>
      </w:r>
    </w:p>
    <w:p w:rsidR="00D07BBC" w:rsidRPr="00D07BBC" w:rsidRDefault="00D07BBC" w:rsidP="00D07BBC">
      <w:pPr>
        <w:spacing w:before="100" w:beforeAutospacing="1" w:after="100" w:afterAutospacing="1" w:line="240" w:lineRule="auto"/>
        <w:rPr>
          <w:rFonts w:ascii="Times New Roman" w:eastAsia="Times New Roman" w:hAnsi="Times New Roman" w:cs="Times New Roman"/>
          <w:sz w:val="24"/>
          <w:szCs w:val="24"/>
        </w:rPr>
      </w:pPr>
      <w:r w:rsidRPr="00D07BBC">
        <w:rPr>
          <w:rFonts w:ascii="Times New Roman" w:eastAsia="Times New Roman" w:hAnsi="Times New Roman" w:cs="Times New Roman"/>
          <w:sz w:val="24"/>
          <w:szCs w:val="24"/>
        </w:rPr>
        <w:t>These are directly linked with customer requirement. We validate the test cases against the specified requirement and make the test pass or failed accordingly.</w:t>
      </w:r>
    </w:p>
    <w:p w:rsidR="00D07BBC" w:rsidRPr="00D07BBC" w:rsidRDefault="00D07BBC" w:rsidP="00D07BBC">
      <w:pPr>
        <w:spacing w:before="100" w:beforeAutospacing="1" w:after="100" w:afterAutospacing="1" w:line="240" w:lineRule="auto"/>
        <w:rPr>
          <w:rFonts w:ascii="Times New Roman" w:eastAsia="Times New Roman" w:hAnsi="Times New Roman" w:cs="Times New Roman"/>
          <w:sz w:val="24"/>
          <w:szCs w:val="24"/>
        </w:rPr>
      </w:pPr>
      <w:r w:rsidRPr="00D07BBC">
        <w:rPr>
          <w:rFonts w:ascii="Times New Roman" w:eastAsia="Times New Roman" w:hAnsi="Times New Roman" w:cs="Times New Roman"/>
          <w:sz w:val="24"/>
          <w:szCs w:val="24"/>
        </w:rPr>
        <w:t>Examples include regression, integration, system, smoke etc…</w:t>
      </w:r>
    </w:p>
    <w:p w:rsidR="00D07BBC" w:rsidRPr="00D07BBC" w:rsidRDefault="00D07BBC" w:rsidP="00D07BBC">
      <w:pPr>
        <w:spacing w:before="100" w:beforeAutospacing="1" w:after="100" w:afterAutospacing="1" w:line="240" w:lineRule="auto"/>
        <w:rPr>
          <w:rFonts w:ascii="Times New Roman" w:eastAsia="Times New Roman" w:hAnsi="Times New Roman" w:cs="Times New Roman"/>
          <w:sz w:val="24"/>
          <w:szCs w:val="24"/>
        </w:rPr>
      </w:pPr>
      <w:hyperlink r:id="rId58" w:history="1">
        <w:r w:rsidRPr="00D07BBC">
          <w:rPr>
            <w:rFonts w:ascii="Times New Roman" w:eastAsia="Times New Roman" w:hAnsi="Times New Roman" w:cs="Times New Roman"/>
            <w:color w:val="0000FF"/>
            <w:sz w:val="24"/>
            <w:szCs w:val="24"/>
            <w:u w:val="single"/>
          </w:rPr>
          <w:t>Nonfunctional testing</w:t>
        </w:r>
      </w:hyperlink>
      <w:r w:rsidRPr="00D07BBC">
        <w:rPr>
          <w:rFonts w:ascii="Times New Roman" w:eastAsia="Times New Roman" w:hAnsi="Times New Roman" w:cs="Times New Roman"/>
          <w:sz w:val="24"/>
          <w:szCs w:val="24"/>
        </w:rPr>
        <w:t xml:space="preserve"> – on the other hand tests the Nonfunctional aspect of the application. It tests NOT the requirement, but the environmental factors like performance, load and stress.</w:t>
      </w:r>
    </w:p>
    <w:p w:rsidR="00184022" w:rsidRPr="00184022" w:rsidRDefault="00184022" w:rsidP="00184022">
      <w:pPr>
        <w:spacing w:before="100" w:beforeAutospacing="1" w:after="100" w:afterAutospacing="1" w:line="240" w:lineRule="auto"/>
        <w:rPr>
          <w:rFonts w:ascii="Times New Roman" w:eastAsia="Times New Roman" w:hAnsi="Times New Roman" w:cs="Times New Roman"/>
          <w:sz w:val="24"/>
          <w:szCs w:val="24"/>
        </w:rPr>
      </w:pPr>
      <w:r w:rsidRPr="00184022">
        <w:rPr>
          <w:rFonts w:ascii="Times New Roman" w:eastAsia="Times New Roman" w:hAnsi="Times New Roman" w:cs="Times New Roman"/>
          <w:b/>
          <w:bCs/>
          <w:sz w:val="24"/>
          <w:szCs w:val="24"/>
        </w:rPr>
        <w:t>What is negative testing? How is it different from positive testing?</w:t>
      </w:r>
    </w:p>
    <w:p w:rsidR="00184022" w:rsidRPr="00184022" w:rsidRDefault="00184022" w:rsidP="00184022">
      <w:pPr>
        <w:spacing w:before="100" w:beforeAutospacing="1" w:after="100" w:afterAutospacing="1" w:line="240" w:lineRule="auto"/>
        <w:rPr>
          <w:rFonts w:ascii="Times New Roman" w:eastAsia="Times New Roman" w:hAnsi="Times New Roman" w:cs="Times New Roman"/>
          <w:sz w:val="24"/>
          <w:szCs w:val="24"/>
        </w:rPr>
      </w:pPr>
      <w:r w:rsidRPr="00184022">
        <w:rPr>
          <w:rFonts w:ascii="Times New Roman" w:eastAsia="Times New Roman" w:hAnsi="Times New Roman" w:cs="Times New Roman"/>
          <w:sz w:val="24"/>
          <w:szCs w:val="24"/>
        </w:rPr>
        <w:t>Negative testing is a technique which validates that the system behaves gracefully in case of any invalid inputs.</w:t>
      </w:r>
    </w:p>
    <w:p w:rsidR="00184022" w:rsidRPr="00184022" w:rsidRDefault="00184022" w:rsidP="00184022">
      <w:pPr>
        <w:spacing w:before="100" w:beforeAutospacing="1" w:after="100" w:afterAutospacing="1" w:line="240" w:lineRule="auto"/>
        <w:rPr>
          <w:rFonts w:ascii="Times New Roman" w:eastAsia="Times New Roman" w:hAnsi="Times New Roman" w:cs="Times New Roman"/>
          <w:sz w:val="24"/>
          <w:szCs w:val="24"/>
        </w:rPr>
      </w:pPr>
      <w:r w:rsidRPr="00184022">
        <w:rPr>
          <w:rFonts w:ascii="Times New Roman" w:eastAsia="Times New Roman" w:hAnsi="Times New Roman" w:cs="Times New Roman"/>
          <w:sz w:val="24"/>
          <w:szCs w:val="24"/>
        </w:rPr>
        <w:t>For example, in case user enters any invalid data in a text box, system should display a proper message instead of technical message which the user does not understands.</w:t>
      </w:r>
    </w:p>
    <w:p w:rsidR="00184022" w:rsidRPr="00184022" w:rsidRDefault="00184022" w:rsidP="00184022">
      <w:pPr>
        <w:spacing w:before="100" w:beforeAutospacing="1" w:after="100" w:afterAutospacing="1" w:line="240" w:lineRule="auto"/>
        <w:rPr>
          <w:rFonts w:ascii="Times New Roman" w:eastAsia="Times New Roman" w:hAnsi="Times New Roman" w:cs="Times New Roman"/>
          <w:sz w:val="24"/>
          <w:szCs w:val="24"/>
        </w:rPr>
      </w:pPr>
      <w:hyperlink r:id="rId59" w:history="1">
        <w:r w:rsidRPr="00184022">
          <w:rPr>
            <w:rFonts w:ascii="Times New Roman" w:eastAsia="Times New Roman" w:hAnsi="Times New Roman" w:cs="Times New Roman"/>
            <w:color w:val="0000FF"/>
            <w:sz w:val="24"/>
            <w:szCs w:val="24"/>
            <w:u w:val="single"/>
          </w:rPr>
          <w:t>Negative testing</w:t>
        </w:r>
      </w:hyperlink>
      <w:r w:rsidRPr="00184022">
        <w:rPr>
          <w:rFonts w:ascii="Times New Roman" w:eastAsia="Times New Roman" w:hAnsi="Times New Roman" w:cs="Times New Roman"/>
          <w:sz w:val="24"/>
          <w:szCs w:val="24"/>
        </w:rPr>
        <w:t xml:space="preserve"> is different from positive testing in a way that positive testing validates that our system works as expected and compares the test results with the expected results.</w:t>
      </w:r>
    </w:p>
    <w:p w:rsidR="00D07BBC" w:rsidRDefault="00D07BBC" w:rsidP="008B51DA">
      <w:pPr>
        <w:tabs>
          <w:tab w:val="center" w:pos="4680"/>
        </w:tabs>
        <w:spacing w:before="100" w:beforeAutospacing="1" w:after="100" w:afterAutospacing="1" w:line="240" w:lineRule="auto"/>
        <w:outlineLvl w:val="0"/>
        <w:rPr>
          <w:rFonts w:ascii="Times New Roman" w:eastAsia="Times New Roman" w:hAnsi="Times New Roman" w:cs="Times New Roman"/>
          <w:bCs/>
          <w:kern w:val="36"/>
        </w:rPr>
      </w:pPr>
    </w:p>
    <w:tbl>
      <w:tblPr>
        <w:tblW w:w="0" w:type="auto"/>
        <w:tblInd w:w="63"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4A0" w:firstRow="1" w:lastRow="0" w:firstColumn="1" w:lastColumn="0" w:noHBand="0" w:noVBand="1"/>
      </w:tblPr>
      <w:tblGrid>
        <w:gridCol w:w="45"/>
        <w:gridCol w:w="540"/>
        <w:gridCol w:w="3960"/>
        <w:gridCol w:w="237"/>
        <w:gridCol w:w="4308"/>
        <w:gridCol w:w="423"/>
      </w:tblGrid>
      <w:tr w:rsidR="00202612" w:rsidRPr="00202612" w:rsidTr="00D538D1">
        <w:trPr>
          <w:gridBefore w:val="1"/>
          <w:wBefore w:w="45" w:type="dxa"/>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p>
        </w:tc>
        <w:tc>
          <w:tcPr>
            <w:tcW w:w="4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 xml:space="preserve">                  </w:t>
            </w:r>
            <w:r w:rsidRPr="00202612">
              <w:rPr>
                <w:rFonts w:ascii="Verdana" w:eastAsia="Times New Roman" w:hAnsi="Verdana" w:cs="Times New Roman"/>
                <w:b/>
                <w:bCs/>
                <w:sz w:val="20"/>
                <w:szCs w:val="20"/>
              </w:rPr>
              <w:t>Use Case</w:t>
            </w:r>
          </w:p>
        </w:tc>
        <w:tc>
          <w:tcPr>
            <w:tcW w:w="473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                      </w:t>
            </w:r>
            <w:r w:rsidRPr="00202612">
              <w:rPr>
                <w:rFonts w:ascii="Verdana" w:eastAsia="Times New Roman" w:hAnsi="Verdana" w:cs="Times New Roman"/>
                <w:b/>
                <w:bCs/>
                <w:sz w:val="20"/>
                <w:szCs w:val="20"/>
              </w:rPr>
              <w:t xml:space="preserve"> Test Case</w:t>
            </w:r>
          </w:p>
        </w:tc>
      </w:tr>
      <w:tr w:rsidR="00202612" w:rsidRPr="00202612" w:rsidTr="00D538D1">
        <w:trPr>
          <w:gridBefore w:val="1"/>
          <w:wBefore w:w="45" w:type="dxa"/>
          <w:trHeight w:val="935"/>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1</w:t>
            </w:r>
          </w:p>
        </w:tc>
        <w:tc>
          <w:tcPr>
            <w:tcW w:w="4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Use Case is prepared by business analyst.</w:t>
            </w:r>
          </w:p>
        </w:tc>
        <w:tc>
          <w:tcPr>
            <w:tcW w:w="473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Test case is prepared by test engineer and in small companies sometimes it is prepared by quality analyst too.</w:t>
            </w:r>
          </w:p>
        </w:tc>
      </w:tr>
      <w:tr w:rsidR="00202612" w:rsidRPr="00202612" w:rsidTr="00D538D1">
        <w:trPr>
          <w:gridBefore w:val="1"/>
          <w:wBefore w:w="45" w:type="dxa"/>
          <w:trHeight w:val="890"/>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2</w:t>
            </w:r>
          </w:p>
        </w:tc>
        <w:tc>
          <w:tcPr>
            <w:tcW w:w="4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Based on test cases use cases cannot be prepared means it is not derived from test cases.</w:t>
            </w:r>
          </w:p>
        </w:tc>
        <w:tc>
          <w:tcPr>
            <w:tcW w:w="473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Based on use cases test cases can be prepared means it is derived from use cases.</w:t>
            </w:r>
          </w:p>
        </w:tc>
      </w:tr>
      <w:tr w:rsidR="00202612" w:rsidRPr="00202612" w:rsidTr="00D538D1">
        <w:trPr>
          <w:gridBefore w:val="1"/>
          <w:wBefore w:w="45" w:type="dxa"/>
          <w:trHeight w:val="890"/>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lastRenderedPageBreak/>
              <w:t>3</w:t>
            </w:r>
          </w:p>
        </w:tc>
        <w:tc>
          <w:tcPr>
            <w:tcW w:w="4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Use case describes step by step instructions means how to use functionality.</w:t>
            </w:r>
          </w:p>
        </w:tc>
        <w:tc>
          <w:tcPr>
            <w:tcW w:w="473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Test case verifies the functionality means it is as per the instructions mentioned in use case or not.</w:t>
            </w:r>
          </w:p>
        </w:tc>
      </w:tr>
      <w:tr w:rsidR="00202612" w:rsidRPr="00202612" w:rsidTr="00D538D1">
        <w:trPr>
          <w:gridBefore w:val="1"/>
          <w:wBefore w:w="45" w:type="dxa"/>
          <w:trHeight w:val="620"/>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4</w:t>
            </w:r>
          </w:p>
        </w:tc>
        <w:tc>
          <w:tcPr>
            <w:tcW w:w="4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Use case cannot be executed means it is only designed.</w:t>
            </w:r>
          </w:p>
        </w:tc>
        <w:tc>
          <w:tcPr>
            <w:tcW w:w="473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We design the test cases and later execute them.</w:t>
            </w:r>
          </w:p>
        </w:tc>
      </w:tr>
      <w:tr w:rsidR="00202612" w:rsidRPr="00202612" w:rsidTr="00D538D1">
        <w:trPr>
          <w:gridBefore w:val="1"/>
          <w:wBefore w:w="45" w:type="dxa"/>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5</w:t>
            </w:r>
          </w:p>
        </w:tc>
        <w:tc>
          <w:tcPr>
            <w:tcW w:w="4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 xml:space="preserve">It is derived from the </w:t>
            </w:r>
            <w:hyperlink r:id="rId60" w:history="1">
              <w:r w:rsidRPr="00202612">
                <w:rPr>
                  <w:rFonts w:ascii="Verdana" w:eastAsia="Times New Roman" w:hAnsi="Verdana" w:cs="Times New Roman"/>
                  <w:color w:val="0000FF"/>
                  <w:sz w:val="20"/>
                  <w:szCs w:val="20"/>
                  <w:u w:val="single"/>
                </w:rPr>
                <w:t>BRS (Business requirement specification.)</w:t>
              </w:r>
            </w:hyperlink>
          </w:p>
        </w:tc>
        <w:tc>
          <w:tcPr>
            <w:tcW w:w="473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It is derived from the use case.</w:t>
            </w:r>
          </w:p>
        </w:tc>
      </w:tr>
      <w:tr w:rsidR="00202612" w:rsidRPr="00202612" w:rsidTr="00D538D1">
        <w:trPr>
          <w:gridBefore w:val="1"/>
          <w:wBefore w:w="45" w:type="dxa"/>
          <w:trHeight w:val="890"/>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FC784D" w:rsidP="00202612">
            <w:pPr>
              <w:spacing w:after="0"/>
              <w:rPr>
                <w:rFonts w:ascii="Times New Roman" w:eastAsia="Times New Roman" w:hAnsi="Times New Roman" w:cs="Times New Roman"/>
                <w:sz w:val="24"/>
                <w:szCs w:val="24"/>
              </w:rPr>
            </w:pPr>
            <w:r>
              <w:rPr>
                <w:rFonts w:ascii="Verdana" w:eastAsia="Times New Roman" w:hAnsi="Verdana" w:cs="Times New Roman"/>
                <w:sz w:val="20"/>
                <w:szCs w:val="20"/>
              </w:rPr>
              <w:t>6</w:t>
            </w:r>
          </w:p>
        </w:tc>
        <w:tc>
          <w:tcPr>
            <w:tcW w:w="41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It always tells us about the story of how people interact with a software system to achieve a goal.</w:t>
            </w:r>
          </w:p>
        </w:tc>
        <w:tc>
          <w:tcPr>
            <w:tcW w:w="473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2612" w:rsidRPr="00202612" w:rsidRDefault="00202612" w:rsidP="00202612">
            <w:pPr>
              <w:spacing w:after="0"/>
              <w:rPr>
                <w:rFonts w:ascii="Times New Roman" w:eastAsia="Times New Roman" w:hAnsi="Times New Roman" w:cs="Times New Roman"/>
                <w:sz w:val="24"/>
                <w:szCs w:val="24"/>
              </w:rPr>
            </w:pPr>
            <w:r w:rsidRPr="00202612">
              <w:rPr>
                <w:rFonts w:ascii="Verdana" w:eastAsia="Times New Roman" w:hAnsi="Verdana" w:cs="Times New Roman"/>
                <w:sz w:val="20"/>
                <w:szCs w:val="20"/>
              </w:rPr>
              <w:t>It verifies the goal to see it is as per the instructions of use case or not.</w:t>
            </w:r>
          </w:p>
        </w:tc>
      </w:tr>
      <w:tr w:rsidR="00D538D1" w:rsidRPr="00D538D1" w:rsidTr="00D538D1">
        <w:tblPrEx>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Ex>
        <w:trPr>
          <w:gridAfter w:val="1"/>
          <w:wAfter w:w="423" w:type="dxa"/>
          <w:tblCellSpacing w:w="15" w:type="dxa"/>
        </w:trPr>
        <w:tc>
          <w:tcPr>
            <w:tcW w:w="4545" w:type="dxa"/>
            <w:gridSpan w:val="3"/>
            <w:vAlign w:val="center"/>
            <w:hideMark/>
          </w:tcPr>
          <w:p w:rsidR="00D538D1" w:rsidRPr="00D538D1" w:rsidRDefault="00D538D1" w:rsidP="00D538D1">
            <w:pPr>
              <w:spacing w:after="0" w:line="240" w:lineRule="auto"/>
              <w:jc w:val="center"/>
              <w:rPr>
                <w:rFonts w:ascii="Times New Roman" w:eastAsia="Times New Roman" w:hAnsi="Times New Roman" w:cs="Times New Roman"/>
                <w:sz w:val="24"/>
                <w:szCs w:val="24"/>
              </w:rPr>
            </w:pPr>
          </w:p>
        </w:tc>
        <w:tc>
          <w:tcPr>
            <w:tcW w:w="4545" w:type="dxa"/>
            <w:gridSpan w:val="2"/>
            <w:vAlign w:val="center"/>
            <w:hideMark/>
          </w:tcPr>
          <w:p w:rsidR="00D538D1" w:rsidRPr="00D538D1" w:rsidRDefault="00D538D1" w:rsidP="0032777D">
            <w:pPr>
              <w:spacing w:after="0" w:line="240" w:lineRule="auto"/>
              <w:rPr>
                <w:rFonts w:ascii="Times New Roman" w:eastAsia="Times New Roman" w:hAnsi="Times New Roman" w:cs="Times New Roman"/>
                <w:sz w:val="24"/>
                <w:szCs w:val="24"/>
              </w:rPr>
            </w:pPr>
          </w:p>
        </w:tc>
      </w:tr>
      <w:tr w:rsidR="00D538D1" w:rsidRPr="00D538D1" w:rsidTr="00D538D1">
        <w:tblPrEx>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Ex>
        <w:trPr>
          <w:gridAfter w:val="1"/>
          <w:wAfter w:w="423" w:type="dxa"/>
          <w:tblCellSpacing w:w="15" w:type="dxa"/>
        </w:trPr>
        <w:tc>
          <w:tcPr>
            <w:tcW w:w="4545" w:type="dxa"/>
            <w:gridSpan w:val="3"/>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c>
          <w:tcPr>
            <w:tcW w:w="4545" w:type="dxa"/>
            <w:gridSpan w:val="2"/>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r>
      <w:tr w:rsidR="00D538D1" w:rsidRPr="00D538D1" w:rsidTr="00D538D1">
        <w:tblPrEx>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Ex>
        <w:trPr>
          <w:gridAfter w:val="1"/>
          <w:wAfter w:w="423" w:type="dxa"/>
          <w:tblCellSpacing w:w="15" w:type="dxa"/>
        </w:trPr>
        <w:tc>
          <w:tcPr>
            <w:tcW w:w="4545" w:type="dxa"/>
            <w:gridSpan w:val="3"/>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c>
          <w:tcPr>
            <w:tcW w:w="4545" w:type="dxa"/>
            <w:gridSpan w:val="2"/>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r>
      <w:tr w:rsidR="00D538D1" w:rsidRPr="00D538D1" w:rsidTr="00D538D1">
        <w:tblPrEx>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Ex>
        <w:trPr>
          <w:gridAfter w:val="1"/>
          <w:wAfter w:w="423" w:type="dxa"/>
          <w:tblCellSpacing w:w="15" w:type="dxa"/>
        </w:trPr>
        <w:tc>
          <w:tcPr>
            <w:tcW w:w="4545" w:type="dxa"/>
            <w:gridSpan w:val="3"/>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c>
          <w:tcPr>
            <w:tcW w:w="4545" w:type="dxa"/>
            <w:gridSpan w:val="2"/>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r>
      <w:tr w:rsidR="00D538D1" w:rsidRPr="00D538D1" w:rsidTr="00D538D1">
        <w:tblPrEx>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Ex>
        <w:trPr>
          <w:gridAfter w:val="1"/>
          <w:wAfter w:w="423" w:type="dxa"/>
          <w:tblCellSpacing w:w="15" w:type="dxa"/>
        </w:trPr>
        <w:tc>
          <w:tcPr>
            <w:tcW w:w="4545" w:type="dxa"/>
            <w:gridSpan w:val="3"/>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c>
          <w:tcPr>
            <w:tcW w:w="4545" w:type="dxa"/>
            <w:gridSpan w:val="2"/>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r>
      <w:tr w:rsidR="00D538D1" w:rsidRPr="00D538D1" w:rsidTr="00D538D1">
        <w:tblPrEx>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Ex>
        <w:trPr>
          <w:gridAfter w:val="1"/>
          <w:wAfter w:w="423" w:type="dxa"/>
          <w:tblCellSpacing w:w="15" w:type="dxa"/>
        </w:trPr>
        <w:tc>
          <w:tcPr>
            <w:tcW w:w="4545" w:type="dxa"/>
            <w:gridSpan w:val="3"/>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c>
          <w:tcPr>
            <w:tcW w:w="4545" w:type="dxa"/>
            <w:gridSpan w:val="2"/>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r>
      <w:tr w:rsidR="00D538D1" w:rsidRPr="00D538D1" w:rsidTr="00D538D1">
        <w:tblPrEx>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Ex>
        <w:trPr>
          <w:gridAfter w:val="1"/>
          <w:wAfter w:w="423" w:type="dxa"/>
          <w:tblCellSpacing w:w="15" w:type="dxa"/>
        </w:trPr>
        <w:tc>
          <w:tcPr>
            <w:tcW w:w="4545" w:type="dxa"/>
            <w:gridSpan w:val="3"/>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c>
          <w:tcPr>
            <w:tcW w:w="4545" w:type="dxa"/>
            <w:gridSpan w:val="2"/>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r>
      <w:tr w:rsidR="00D538D1" w:rsidRPr="00D538D1" w:rsidTr="00D538D1">
        <w:tblPrEx>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Ex>
        <w:trPr>
          <w:gridAfter w:val="1"/>
          <w:wAfter w:w="423" w:type="dxa"/>
          <w:tblCellSpacing w:w="15" w:type="dxa"/>
        </w:trPr>
        <w:tc>
          <w:tcPr>
            <w:tcW w:w="4545" w:type="dxa"/>
            <w:gridSpan w:val="3"/>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c>
          <w:tcPr>
            <w:tcW w:w="4545" w:type="dxa"/>
            <w:gridSpan w:val="2"/>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r>
      <w:tr w:rsidR="00D538D1" w:rsidRPr="00D538D1" w:rsidTr="00D538D1">
        <w:tblPrEx>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Ex>
        <w:trPr>
          <w:gridAfter w:val="1"/>
          <w:wAfter w:w="423" w:type="dxa"/>
          <w:tblCellSpacing w:w="15" w:type="dxa"/>
        </w:trPr>
        <w:tc>
          <w:tcPr>
            <w:tcW w:w="4545" w:type="dxa"/>
            <w:gridSpan w:val="3"/>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c>
          <w:tcPr>
            <w:tcW w:w="4545" w:type="dxa"/>
            <w:gridSpan w:val="2"/>
            <w:vAlign w:val="center"/>
            <w:hideMark/>
          </w:tcPr>
          <w:p w:rsidR="00D538D1" w:rsidRPr="00D538D1" w:rsidRDefault="00D538D1" w:rsidP="00D538D1">
            <w:pPr>
              <w:spacing w:after="0" w:line="240" w:lineRule="auto"/>
              <w:rPr>
                <w:rFonts w:ascii="Times New Roman" w:eastAsia="Times New Roman" w:hAnsi="Times New Roman" w:cs="Times New Roman"/>
                <w:sz w:val="24"/>
                <w:szCs w:val="24"/>
              </w:rPr>
            </w:pPr>
          </w:p>
        </w:tc>
      </w:tr>
    </w:tbl>
    <w:p w:rsidR="008370C1" w:rsidRDefault="00180A82" w:rsidP="008B51DA">
      <w:pPr>
        <w:tabs>
          <w:tab w:val="center" w:pos="4680"/>
        </w:tabs>
        <w:spacing w:before="100" w:beforeAutospacing="1" w:after="100" w:afterAutospacing="1" w:line="240" w:lineRule="auto"/>
        <w:outlineLvl w:val="0"/>
        <w:rPr>
          <w:rFonts w:ascii="Times New Roman" w:eastAsia="Times New Roman" w:hAnsi="Times New Roman" w:cs="Times New Roman"/>
          <w:bCs/>
          <w:kern w:val="36"/>
        </w:rPr>
      </w:pPr>
      <w:r>
        <w:rPr>
          <w:rFonts w:ascii="Times New Roman" w:eastAsia="Times New Roman" w:hAnsi="Times New Roman" w:cs="Times New Roman"/>
          <w:bCs/>
          <w:kern w:val="36"/>
        </w:rPr>
        <w:t>Login Page Test cases:</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that the login screen is having option to enter username and password with submit button and option of forgot password</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that user is able to login with valid username and password</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that user is not able to login with invalid username and password</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that validation message gets displayed in case user leaves username or password field as blank</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that validation message is displayed in case user exceeds the character limit of the user name and password fields</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that there is reset button to clear the field's text</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if there is checkbox with label "remember password" in the login page</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that the password is in encrypted form when entered</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that there is limit on the total number of unsuccessful attempts</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For security point of view, in case of in correct credentials user is displayed the message like "incorrect username or password" instead of exact message pointing at the field that is incorrect. As message like "incorrect username" will aid hacker in bruteforcing the fields one by one</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the timeout of the login session</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if the password can be copy-pasted or not</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that once logged in, clicking back button doesn't logout user</w:t>
      </w:r>
    </w:p>
    <w:p w:rsidR="00180A82" w:rsidRP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Verify if SQL Injection attacks works on login page</w:t>
      </w:r>
    </w:p>
    <w:p w:rsidR="00180A82" w:rsidRDefault="00180A82" w:rsidP="00180A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0A82">
        <w:rPr>
          <w:rFonts w:ascii="Times New Roman" w:eastAsia="Times New Roman" w:hAnsi="Times New Roman" w:cs="Times New Roman"/>
          <w:sz w:val="24"/>
          <w:szCs w:val="24"/>
        </w:rPr>
        <w:t xml:space="preserve">Verify if XSS vulnerability work on login page </w:t>
      </w:r>
    </w:p>
    <w:p w:rsidR="003C1625" w:rsidRPr="003C1625" w:rsidRDefault="00D63E5E" w:rsidP="00733114">
      <w:pPr>
        <w:spacing w:before="100" w:beforeAutospacing="1" w:after="100" w:afterAutospacing="1" w:line="240" w:lineRule="auto"/>
      </w:pPr>
      <w:r>
        <w:rPr>
          <w:b/>
          <w:bCs/>
        </w:rPr>
        <w:t>What is a test bed?</w:t>
      </w:r>
      <w:r>
        <w:br/>
        <w:t>Ans. A test bed is a test environment used for testing an application. A test bed configuration can consist of the hardware and software requirement of the application under test including - operating system, hardware configurations, s</w:t>
      </w:r>
      <w:r w:rsidR="00BC7356">
        <w:t xml:space="preserve">oftware configurations, </w:t>
      </w:r>
      <w:r w:rsidR="00733114">
        <w:t>database etc</w:t>
      </w:r>
      <w:r w:rsidR="008F3E18">
        <w:t>.</w:t>
      </w:r>
    </w:p>
    <w:p w:rsidR="003C1625" w:rsidRPr="003C1625" w:rsidRDefault="003C1625" w:rsidP="003C1625">
      <w:pPr>
        <w:spacing w:before="100" w:beforeAutospacing="1" w:after="100" w:afterAutospacing="1" w:line="240" w:lineRule="auto"/>
        <w:rPr>
          <w:rFonts w:ascii="Times New Roman" w:eastAsia="Times New Roman" w:hAnsi="Times New Roman" w:cs="Times New Roman"/>
          <w:sz w:val="24"/>
          <w:szCs w:val="24"/>
        </w:rPr>
      </w:pPr>
      <w:r w:rsidRPr="003C1625">
        <w:rPr>
          <w:rFonts w:ascii="Times New Roman" w:eastAsia="Times New Roman" w:hAnsi="Times New Roman" w:cs="Times New Roman"/>
          <w:b/>
          <w:bCs/>
          <w:sz w:val="24"/>
          <w:szCs w:val="24"/>
        </w:rPr>
        <w:t>Ques.12. What is a test scenario?</w:t>
      </w:r>
      <w:r w:rsidRPr="003C1625">
        <w:rPr>
          <w:rFonts w:ascii="Times New Roman" w:eastAsia="Times New Roman" w:hAnsi="Times New Roman" w:cs="Times New Roman"/>
          <w:sz w:val="24"/>
          <w:szCs w:val="24"/>
        </w:rPr>
        <w:br/>
        <w:t xml:space="preserve">Ans. A test scenario is derived from a </w:t>
      </w:r>
      <w:r w:rsidR="000D692C">
        <w:rPr>
          <w:rFonts w:ascii="Times New Roman" w:eastAsia="Times New Roman" w:hAnsi="Times New Roman" w:cs="Times New Roman"/>
          <w:sz w:val="24"/>
          <w:szCs w:val="24"/>
        </w:rPr>
        <w:t>use case. It is used for end</w:t>
      </w:r>
      <w:r w:rsidRPr="003C1625">
        <w:rPr>
          <w:rFonts w:ascii="Times New Roman" w:eastAsia="Times New Roman" w:hAnsi="Times New Roman" w:cs="Times New Roman"/>
          <w:sz w:val="24"/>
          <w:szCs w:val="24"/>
        </w:rPr>
        <w:t xml:space="preserve"> to end testing of a feature of an application. A single test scenario can cater multiple test cases. The scenario testing is particularly useful when there is time constraint while testing.</w:t>
      </w:r>
    </w:p>
    <w:p w:rsidR="003C1625" w:rsidRPr="003C1625" w:rsidRDefault="003C1625" w:rsidP="003C1625">
      <w:pPr>
        <w:spacing w:after="0" w:line="240" w:lineRule="auto"/>
        <w:rPr>
          <w:rFonts w:ascii="Times New Roman" w:eastAsia="Times New Roman" w:hAnsi="Times New Roman" w:cs="Times New Roman"/>
          <w:sz w:val="24"/>
          <w:szCs w:val="24"/>
        </w:rPr>
      </w:pPr>
    </w:p>
    <w:p w:rsidR="003C1625" w:rsidRDefault="003C1625" w:rsidP="003C1625">
      <w:pPr>
        <w:spacing w:before="100" w:beforeAutospacing="1" w:after="100" w:afterAutospacing="1" w:line="240" w:lineRule="auto"/>
        <w:rPr>
          <w:rFonts w:ascii="Times New Roman" w:eastAsia="Times New Roman" w:hAnsi="Times New Roman" w:cs="Times New Roman"/>
          <w:sz w:val="24"/>
          <w:szCs w:val="24"/>
        </w:rPr>
      </w:pPr>
      <w:r w:rsidRPr="003C1625">
        <w:rPr>
          <w:rFonts w:ascii="Times New Roman" w:eastAsia="Times New Roman" w:hAnsi="Times New Roman" w:cs="Times New Roman"/>
          <w:b/>
          <w:bCs/>
          <w:sz w:val="24"/>
          <w:szCs w:val="24"/>
        </w:rPr>
        <w:t>Ques.13. What is a test case?</w:t>
      </w:r>
      <w:r w:rsidRPr="003C1625">
        <w:rPr>
          <w:rFonts w:ascii="Times New Roman" w:eastAsia="Times New Roman" w:hAnsi="Times New Roman" w:cs="Times New Roman"/>
          <w:sz w:val="24"/>
          <w:szCs w:val="24"/>
        </w:rPr>
        <w:br/>
        <w:t>Ans. A test case is used to test the conformance of an application with its requirement specifications. It is a set of conditions with pre-requisites, input values and expected results in a documented form.</w:t>
      </w:r>
    </w:p>
    <w:p w:rsidR="008F323C" w:rsidRDefault="008F323C" w:rsidP="003C1625">
      <w:pPr>
        <w:spacing w:before="100" w:beforeAutospacing="1" w:after="100" w:afterAutospacing="1" w:line="240" w:lineRule="auto"/>
      </w:pPr>
      <w:r>
        <w:rPr>
          <w:b/>
          <w:bCs/>
        </w:rPr>
        <w:t>Ques.15. What is a test script?</w:t>
      </w:r>
      <w:r>
        <w:br/>
        <w:t xml:space="preserve">Ans. A test script is an automated test case written in any programming or scripting </w:t>
      </w:r>
      <w:r w:rsidR="004F4729">
        <w:t>language</w:t>
      </w:r>
      <w:r>
        <w:t>. These are basically a set of instructions to evaluate the functioning of an application.</w:t>
      </w:r>
    </w:p>
    <w:p w:rsidR="00C73246" w:rsidRDefault="00C73246" w:rsidP="008E4925">
      <w:pPr>
        <w:spacing w:after="0" w:line="240" w:lineRule="auto"/>
        <w:rPr>
          <w:rFonts w:ascii="Times New Roman" w:eastAsia="Times New Roman" w:hAnsi="Symbol" w:cs="Times New Roman"/>
          <w:sz w:val="24"/>
          <w:szCs w:val="24"/>
        </w:rPr>
      </w:pPr>
    </w:p>
    <w:p w:rsidR="008E4925" w:rsidRPr="008E4925" w:rsidRDefault="008E4925" w:rsidP="008E4925">
      <w:pPr>
        <w:spacing w:after="0" w:line="240" w:lineRule="auto"/>
        <w:rPr>
          <w:rFonts w:ascii="Times New Roman" w:eastAsia="Times New Roman" w:hAnsi="Times New Roman" w:cs="Times New Roman"/>
          <w:sz w:val="24"/>
          <w:szCs w:val="24"/>
        </w:rPr>
      </w:pPr>
      <w:r w:rsidRPr="008E4925">
        <w:rPr>
          <w:rFonts w:ascii="Times New Roman" w:eastAsia="Times New Roman" w:hAnsi="Times New Roman" w:cs="Times New Roman"/>
          <w:sz w:val="24"/>
          <w:szCs w:val="24"/>
        </w:rPr>
        <w:t>What are the categories of defects?</w:t>
      </w:r>
    </w:p>
    <w:p w:rsidR="008E4925" w:rsidRPr="008E4925" w:rsidRDefault="008E4925" w:rsidP="008E4925">
      <w:pPr>
        <w:spacing w:after="0" w:line="240" w:lineRule="auto"/>
        <w:rPr>
          <w:rFonts w:ascii="Times New Roman" w:eastAsia="Times New Roman" w:hAnsi="Times New Roman" w:cs="Times New Roman"/>
          <w:sz w:val="24"/>
          <w:szCs w:val="24"/>
        </w:rPr>
      </w:pPr>
      <w:r w:rsidRPr="008E4925">
        <w:rPr>
          <w:rFonts w:ascii="Times New Roman" w:eastAsia="Times New Roman" w:hAnsi="Times New Roman" w:cs="Times New Roman"/>
          <w:sz w:val="24"/>
          <w:szCs w:val="24"/>
        </w:rPr>
        <w:t>There are three main categories of defects:</w:t>
      </w:r>
      <w:r w:rsidRPr="008E4925">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3446780" cy="1617980"/>
            <wp:effectExtent l="0" t="0" r="1270" b="1270"/>
            <wp:docPr id="3" name="Picture 3" descr="Software Tes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ftware Testing 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46780" cy="1617980"/>
                    </a:xfrm>
                    <a:prstGeom prst="rect">
                      <a:avLst/>
                    </a:prstGeom>
                    <a:noFill/>
                    <a:ln>
                      <a:noFill/>
                    </a:ln>
                  </pic:spPr>
                </pic:pic>
              </a:graphicData>
            </a:graphic>
          </wp:inline>
        </w:drawing>
      </w:r>
    </w:p>
    <w:p w:rsidR="008E4925" w:rsidRPr="008E4925" w:rsidRDefault="008E4925" w:rsidP="008E49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925">
        <w:rPr>
          <w:rFonts w:ascii="Times New Roman" w:eastAsia="Times New Roman" w:hAnsi="Times New Roman" w:cs="Times New Roman"/>
          <w:b/>
          <w:bCs/>
          <w:sz w:val="24"/>
          <w:szCs w:val="24"/>
        </w:rPr>
        <w:t>Wrong:</w:t>
      </w:r>
      <w:r w:rsidRPr="008E4925">
        <w:rPr>
          <w:rFonts w:ascii="Times New Roman" w:eastAsia="Times New Roman" w:hAnsi="Times New Roman" w:cs="Times New Roman"/>
          <w:sz w:val="24"/>
          <w:szCs w:val="24"/>
        </w:rPr>
        <w:t xml:space="preserve"> The requirements have been implemented incorrectly. This defect is a variance from the given specification. </w:t>
      </w:r>
    </w:p>
    <w:p w:rsidR="00523105" w:rsidRDefault="008E4925" w:rsidP="008E49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925">
        <w:rPr>
          <w:rFonts w:ascii="Times New Roman" w:eastAsia="Times New Roman" w:hAnsi="Times New Roman" w:cs="Times New Roman"/>
          <w:b/>
          <w:bCs/>
          <w:sz w:val="24"/>
          <w:szCs w:val="24"/>
        </w:rPr>
        <w:t>Missing:</w:t>
      </w:r>
      <w:r w:rsidRPr="008E4925">
        <w:rPr>
          <w:rFonts w:ascii="Times New Roman" w:eastAsia="Times New Roman" w:hAnsi="Times New Roman" w:cs="Times New Roman"/>
          <w:sz w:val="24"/>
          <w:szCs w:val="24"/>
        </w:rPr>
        <w:t xml:space="preserve"> There was a requirement given by the customer and it was not done. </w:t>
      </w:r>
    </w:p>
    <w:p w:rsidR="0045492A" w:rsidRPr="008E4925" w:rsidRDefault="008E4925" w:rsidP="004549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925">
        <w:rPr>
          <w:rFonts w:ascii="Times New Roman" w:eastAsia="Times New Roman" w:hAnsi="Times New Roman" w:cs="Times New Roman"/>
          <w:b/>
          <w:bCs/>
          <w:sz w:val="24"/>
          <w:szCs w:val="24"/>
        </w:rPr>
        <w:t>Extra:</w:t>
      </w:r>
      <w:r w:rsidRPr="008E4925">
        <w:rPr>
          <w:rFonts w:ascii="Times New Roman" w:eastAsia="Times New Roman" w:hAnsi="Times New Roman" w:cs="Times New Roman"/>
          <w:sz w:val="24"/>
          <w:szCs w:val="24"/>
        </w:rPr>
        <w:t xml:space="preserve"> A requirement incorporated into the product that was not given by the end customer. </w:t>
      </w:r>
    </w:p>
    <w:p w:rsidR="0045492A" w:rsidRPr="0045492A" w:rsidRDefault="0045492A" w:rsidP="0045492A">
      <w:pPr>
        <w:spacing w:after="0" w:line="240" w:lineRule="auto"/>
        <w:rPr>
          <w:rFonts w:ascii="Times New Roman" w:eastAsia="Times New Roman" w:hAnsi="Times New Roman" w:cs="Times New Roman"/>
          <w:sz w:val="24"/>
          <w:szCs w:val="24"/>
        </w:rPr>
      </w:pPr>
      <w:r w:rsidRPr="0045492A">
        <w:rPr>
          <w:rFonts w:ascii="Times New Roman" w:eastAsia="Times New Roman" w:hAnsi="Times New Roman" w:cs="Times New Roman"/>
          <w:sz w:val="24"/>
          <w:szCs w:val="24"/>
        </w:rPr>
        <w:t xml:space="preserve">  What does entry and exit criteria mean in a project?</w:t>
      </w:r>
    </w:p>
    <w:p w:rsidR="0045492A" w:rsidRDefault="0045492A" w:rsidP="0045492A">
      <w:pPr>
        <w:spacing w:after="0" w:line="240" w:lineRule="auto"/>
        <w:rPr>
          <w:rFonts w:ascii="Times New Roman" w:eastAsia="Times New Roman" w:hAnsi="Times New Roman" w:cs="Times New Roman"/>
          <w:sz w:val="24"/>
          <w:szCs w:val="24"/>
        </w:rPr>
      </w:pPr>
    </w:p>
    <w:p w:rsidR="0045492A" w:rsidRPr="0045492A" w:rsidRDefault="0045492A" w:rsidP="0045492A">
      <w:pPr>
        <w:spacing w:after="0" w:line="240" w:lineRule="auto"/>
        <w:rPr>
          <w:rFonts w:ascii="Times New Roman" w:eastAsia="Times New Roman" w:hAnsi="Times New Roman" w:cs="Times New Roman"/>
          <w:sz w:val="24"/>
          <w:szCs w:val="24"/>
        </w:rPr>
      </w:pPr>
      <w:r w:rsidRPr="0045492A">
        <w:rPr>
          <w:rFonts w:ascii="Times New Roman" w:eastAsia="Times New Roman" w:hAnsi="Times New Roman" w:cs="Times New Roman"/>
          <w:sz w:val="24"/>
          <w:szCs w:val="24"/>
        </w:rPr>
        <w:t>Entry and exit criteria are a must for the success of any project. If you do not know where to start and where to finish then your goals are not clear. By defining exit and entry criteria you define your boundaries.</w:t>
      </w:r>
      <w:r w:rsidRPr="0045492A">
        <w:rPr>
          <w:rFonts w:ascii="Times New Roman" w:eastAsia="Times New Roman" w:hAnsi="Times New Roman" w:cs="Times New Roman"/>
          <w:sz w:val="24"/>
          <w:szCs w:val="24"/>
        </w:rPr>
        <w:br/>
      </w:r>
      <w:r w:rsidRPr="0045492A">
        <w:rPr>
          <w:rFonts w:ascii="Times New Roman" w:eastAsia="Times New Roman" w:hAnsi="Times New Roman" w:cs="Times New Roman"/>
          <w:sz w:val="24"/>
          <w:szCs w:val="24"/>
        </w:rPr>
        <w:br/>
        <w:t>For instance, you can define entry criteria that the customer should provide the requirement document or acceptance plan. If this entry criteria is not met then you will not start the project. On the other end, you can also define exit criteria for your project. For instance, one of the common exit criteria in projects is that the customer has successfully executed the acceptance test plan.</w:t>
      </w:r>
      <w:r w:rsidRPr="0045492A">
        <w:rPr>
          <w:rFonts w:ascii="Times New Roman" w:eastAsia="Times New Roman" w:hAnsi="Times New Roman" w:cs="Times New Roman"/>
          <w:sz w:val="24"/>
          <w:szCs w:val="24"/>
        </w:rPr>
        <w:br/>
      </w:r>
      <w:r w:rsidRPr="0045492A">
        <w:rPr>
          <w:rFonts w:ascii="Times New Roman" w:eastAsia="Times New Roman" w:hAnsi="Times New Roman" w:cs="Times New Roman"/>
          <w:sz w:val="24"/>
          <w:szCs w:val="24"/>
        </w:rPr>
        <w:lastRenderedPageBreak/>
        <w:br/>
      </w:r>
      <w:r>
        <w:rPr>
          <w:noProof/>
        </w:rPr>
        <w:drawing>
          <wp:inline distT="0" distB="0" distL="0" distR="0" wp14:anchorId="71714289" wp14:editId="2112850C">
            <wp:extent cx="3302635" cy="1163955"/>
            <wp:effectExtent l="0" t="0" r="0" b="0"/>
            <wp:docPr id="5" name="Picture 5" descr="Software Tes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oftware Testing 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02635" cy="1163955"/>
                    </a:xfrm>
                    <a:prstGeom prst="rect">
                      <a:avLst/>
                    </a:prstGeom>
                    <a:noFill/>
                    <a:ln>
                      <a:noFill/>
                    </a:ln>
                  </pic:spPr>
                </pic:pic>
              </a:graphicData>
            </a:graphic>
          </wp:inline>
        </w:drawing>
      </w:r>
    </w:p>
    <w:p w:rsidR="00FC1D70" w:rsidRPr="003C1625" w:rsidRDefault="00FC1D70" w:rsidP="003C1625">
      <w:pPr>
        <w:spacing w:before="100" w:beforeAutospacing="1" w:after="100" w:afterAutospacing="1" w:line="240" w:lineRule="auto"/>
        <w:rPr>
          <w:rFonts w:ascii="Times New Roman" w:eastAsia="Times New Roman" w:hAnsi="Times New Roman" w:cs="Times New Roman"/>
          <w:sz w:val="24"/>
          <w:szCs w:val="24"/>
        </w:rPr>
      </w:pPr>
    </w:p>
    <w:p w:rsidR="003C1625" w:rsidRPr="003C1625" w:rsidRDefault="003C1625" w:rsidP="003C1625">
      <w:pPr>
        <w:spacing w:after="0" w:line="240" w:lineRule="auto"/>
        <w:rPr>
          <w:rFonts w:ascii="Times New Roman" w:eastAsia="Times New Roman" w:hAnsi="Times New Roman" w:cs="Times New Roman"/>
          <w:sz w:val="24"/>
          <w:szCs w:val="24"/>
        </w:rPr>
      </w:pPr>
    </w:p>
    <w:p w:rsidR="003C1625" w:rsidRDefault="003C1625" w:rsidP="00D63E5E">
      <w:pPr>
        <w:spacing w:before="100" w:beforeAutospacing="1" w:after="100" w:afterAutospacing="1" w:line="240" w:lineRule="auto"/>
      </w:pPr>
    </w:p>
    <w:p w:rsidR="0087361D" w:rsidRPr="0087361D" w:rsidRDefault="0087361D" w:rsidP="0087361D">
      <w:pPr>
        <w:spacing w:after="0" w:line="240" w:lineRule="auto"/>
        <w:rPr>
          <w:rFonts w:ascii="Times New Roman" w:eastAsia="Times New Roman" w:hAnsi="Times New Roman" w:cs="Times New Roman"/>
          <w:sz w:val="24"/>
          <w:szCs w:val="24"/>
        </w:rPr>
      </w:pPr>
      <w:r w:rsidRPr="0087361D">
        <w:rPr>
          <w:rFonts w:ascii="Times New Roman" w:eastAsia="Times New Roman" w:hAnsi="Times New Roman" w:cs="Times New Roman"/>
          <w:sz w:val="24"/>
          <w:szCs w:val="24"/>
        </w:rPr>
        <w:t xml:space="preserve"> What is the difference between latent and masked defects?</w:t>
      </w:r>
    </w:p>
    <w:p w:rsidR="0087361D" w:rsidRPr="0087361D" w:rsidRDefault="0087361D" w:rsidP="0087361D">
      <w:pPr>
        <w:spacing w:after="0" w:line="240" w:lineRule="auto"/>
        <w:rPr>
          <w:rFonts w:ascii="Times New Roman" w:eastAsia="Times New Roman" w:hAnsi="Times New Roman" w:cs="Times New Roman"/>
          <w:sz w:val="24"/>
          <w:szCs w:val="24"/>
        </w:rPr>
      </w:pPr>
      <w:r w:rsidRPr="0087361D">
        <w:rPr>
          <w:rFonts w:ascii="Times New Roman" w:eastAsia="Times New Roman" w:hAnsi="Times New Roman" w:cs="Times New Roman"/>
          <w:sz w:val="24"/>
          <w:szCs w:val="24"/>
        </w:rPr>
        <w:t>A latent defect is an existing defect that has not yet caused a failure because the sets of conditions were never met.</w:t>
      </w:r>
      <w:r w:rsidRPr="0087361D">
        <w:rPr>
          <w:rFonts w:ascii="Times New Roman" w:eastAsia="Times New Roman" w:hAnsi="Times New Roman" w:cs="Times New Roman"/>
          <w:sz w:val="24"/>
          <w:szCs w:val="24"/>
        </w:rPr>
        <w:br/>
      </w:r>
      <w:r w:rsidRPr="0087361D">
        <w:rPr>
          <w:rFonts w:ascii="Times New Roman" w:eastAsia="Times New Roman" w:hAnsi="Times New Roman" w:cs="Times New Roman"/>
          <w:sz w:val="24"/>
          <w:szCs w:val="24"/>
        </w:rPr>
        <w:br/>
        <w:t>A masked defect is an existing defect that hasn't yet caused a failure just because another defect has prevented that part of the code from being executed.</w:t>
      </w:r>
    </w:p>
    <w:p w:rsidR="00D63E5E" w:rsidRDefault="00D63E5E" w:rsidP="00D63E5E">
      <w:pPr>
        <w:spacing w:before="100" w:beforeAutospacing="1" w:after="100" w:afterAutospacing="1" w:line="240" w:lineRule="auto"/>
      </w:pPr>
    </w:p>
    <w:p w:rsidR="00D54F0F" w:rsidRPr="00D54F0F" w:rsidRDefault="00D54F0F" w:rsidP="00D54F0F">
      <w:pPr>
        <w:spacing w:after="0" w:line="240" w:lineRule="auto"/>
        <w:rPr>
          <w:rFonts w:ascii="Times New Roman" w:eastAsia="Times New Roman" w:hAnsi="Times New Roman" w:cs="Times New Roman"/>
          <w:sz w:val="24"/>
          <w:szCs w:val="24"/>
        </w:rPr>
      </w:pPr>
      <w:r w:rsidRPr="00D54F0F">
        <w:rPr>
          <w:rFonts w:ascii="Times New Roman" w:eastAsia="Times New Roman" w:hAnsi="Times New Roman" w:cs="Times New Roman"/>
          <w:sz w:val="24"/>
          <w:szCs w:val="24"/>
        </w:rPr>
        <w:t>What is coverage and what are the different types of coverage techniques?</w:t>
      </w:r>
    </w:p>
    <w:p w:rsidR="00D54F0F" w:rsidRDefault="00D54F0F" w:rsidP="00D54F0F">
      <w:pPr>
        <w:spacing w:after="240" w:line="240" w:lineRule="auto"/>
        <w:rPr>
          <w:rFonts w:ascii="Times New Roman" w:eastAsia="Times New Roman" w:hAnsi="Times New Roman" w:cs="Times New Roman"/>
          <w:sz w:val="24"/>
          <w:szCs w:val="24"/>
        </w:rPr>
      </w:pPr>
    </w:p>
    <w:p w:rsidR="00D54F0F" w:rsidRPr="00D54F0F" w:rsidRDefault="00D54F0F" w:rsidP="00D54F0F">
      <w:pPr>
        <w:spacing w:after="240" w:line="240" w:lineRule="auto"/>
        <w:rPr>
          <w:rFonts w:ascii="Times New Roman" w:eastAsia="Times New Roman" w:hAnsi="Times New Roman" w:cs="Times New Roman"/>
          <w:sz w:val="24"/>
          <w:szCs w:val="24"/>
        </w:rPr>
      </w:pPr>
      <w:r w:rsidRPr="00D54F0F">
        <w:rPr>
          <w:rFonts w:ascii="Times New Roman" w:eastAsia="Times New Roman" w:hAnsi="Times New Roman" w:cs="Times New Roman"/>
          <w:sz w:val="24"/>
          <w:szCs w:val="24"/>
        </w:rPr>
        <w:t>Coverage is a measurement used in software testing to describe the degree to which the source code is tested. There are three basic types of coverage techniques as shown in the following figure:</w:t>
      </w:r>
      <w:r w:rsidRPr="00D54F0F">
        <w:rPr>
          <w:rFonts w:ascii="Times New Roman" w:eastAsia="Times New Roman" w:hAnsi="Times New Roman" w:cs="Times New Roman"/>
          <w:sz w:val="24"/>
          <w:szCs w:val="24"/>
        </w:rPr>
        <w:br/>
      </w:r>
      <w:r w:rsidRPr="00D54F0F">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3408045" cy="1590675"/>
            <wp:effectExtent l="0" t="0" r="1905" b="9525"/>
            <wp:docPr id="6" name="Picture 6" descr="Software Tes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oftware Testing Imag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08045" cy="1590675"/>
                    </a:xfrm>
                    <a:prstGeom prst="rect">
                      <a:avLst/>
                    </a:prstGeom>
                    <a:noFill/>
                    <a:ln>
                      <a:noFill/>
                    </a:ln>
                  </pic:spPr>
                </pic:pic>
              </a:graphicData>
            </a:graphic>
          </wp:inline>
        </w:drawing>
      </w:r>
    </w:p>
    <w:p w:rsidR="00D54F0F" w:rsidRPr="00D54F0F" w:rsidRDefault="00D54F0F" w:rsidP="00D54F0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54F0F">
        <w:rPr>
          <w:rFonts w:ascii="Times New Roman" w:eastAsia="Times New Roman" w:hAnsi="Times New Roman" w:cs="Times New Roman"/>
          <w:b/>
          <w:bCs/>
          <w:sz w:val="24"/>
          <w:szCs w:val="24"/>
        </w:rPr>
        <w:t>Statement coverage:</w:t>
      </w:r>
      <w:r w:rsidRPr="00D54F0F">
        <w:rPr>
          <w:rFonts w:ascii="Times New Roman" w:eastAsia="Times New Roman" w:hAnsi="Times New Roman" w:cs="Times New Roman"/>
          <w:sz w:val="24"/>
          <w:szCs w:val="24"/>
        </w:rPr>
        <w:t xml:space="preserve"> This coverage ensures that each line of source code has been executed and tested. </w:t>
      </w:r>
    </w:p>
    <w:p w:rsidR="00D54F0F" w:rsidRPr="00D54F0F" w:rsidRDefault="00D54F0F" w:rsidP="00D54F0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54F0F">
        <w:rPr>
          <w:rFonts w:ascii="Times New Roman" w:eastAsia="Times New Roman" w:hAnsi="Times New Roman" w:cs="Times New Roman"/>
          <w:b/>
          <w:bCs/>
          <w:sz w:val="24"/>
          <w:szCs w:val="24"/>
        </w:rPr>
        <w:t>Decision coverage:</w:t>
      </w:r>
      <w:r w:rsidRPr="00D54F0F">
        <w:rPr>
          <w:rFonts w:ascii="Times New Roman" w:eastAsia="Times New Roman" w:hAnsi="Times New Roman" w:cs="Times New Roman"/>
          <w:sz w:val="24"/>
          <w:szCs w:val="24"/>
        </w:rPr>
        <w:t xml:space="preserve"> This coverage ensures that every decision (true/false) in the source code has been executed and tested. </w:t>
      </w:r>
    </w:p>
    <w:p w:rsidR="00D54F0F" w:rsidRPr="00D54F0F" w:rsidRDefault="00D54F0F" w:rsidP="00D54F0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54F0F">
        <w:rPr>
          <w:rFonts w:ascii="Times New Roman" w:eastAsia="Times New Roman" w:hAnsi="Times New Roman" w:cs="Times New Roman"/>
          <w:b/>
          <w:bCs/>
          <w:sz w:val="24"/>
          <w:szCs w:val="24"/>
        </w:rPr>
        <w:t>Path coverage:</w:t>
      </w:r>
      <w:r w:rsidRPr="00D54F0F">
        <w:rPr>
          <w:rFonts w:ascii="Times New Roman" w:eastAsia="Times New Roman" w:hAnsi="Times New Roman" w:cs="Times New Roman"/>
          <w:sz w:val="24"/>
          <w:szCs w:val="24"/>
        </w:rPr>
        <w:t xml:space="preserve"> In this coverage we ensure that every possible route through a given part of code is executed and tested. </w:t>
      </w:r>
    </w:p>
    <w:p w:rsidR="00D54F0F" w:rsidRDefault="00D54F0F" w:rsidP="00D63E5E">
      <w:pPr>
        <w:spacing w:before="100" w:beforeAutospacing="1" w:after="100" w:afterAutospacing="1" w:line="240" w:lineRule="auto"/>
      </w:pPr>
    </w:p>
    <w:p w:rsidR="00D63E5E" w:rsidRPr="00180A82" w:rsidRDefault="00D63E5E" w:rsidP="00D63E5E">
      <w:pPr>
        <w:spacing w:before="100" w:beforeAutospacing="1" w:after="100" w:afterAutospacing="1" w:line="240" w:lineRule="auto"/>
        <w:rPr>
          <w:rFonts w:ascii="Times New Roman" w:eastAsia="Times New Roman" w:hAnsi="Times New Roman" w:cs="Times New Roman"/>
          <w:sz w:val="24"/>
          <w:szCs w:val="24"/>
        </w:rPr>
      </w:pPr>
    </w:p>
    <w:p w:rsidR="00180A82" w:rsidRPr="005C2002" w:rsidRDefault="00180A82" w:rsidP="008B51DA">
      <w:pPr>
        <w:tabs>
          <w:tab w:val="center" w:pos="4680"/>
        </w:tabs>
        <w:spacing w:before="100" w:beforeAutospacing="1" w:after="100" w:afterAutospacing="1" w:line="240" w:lineRule="auto"/>
        <w:outlineLvl w:val="0"/>
        <w:rPr>
          <w:rFonts w:ascii="Times New Roman" w:eastAsia="Times New Roman" w:hAnsi="Times New Roman" w:cs="Times New Roman"/>
          <w:bCs/>
          <w:kern w:val="36"/>
        </w:rPr>
      </w:pP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 xml:space="preserve">Agile Methodology Interview Questions and Answers: </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Q#1. What is Agile Testing?</w:t>
      </w:r>
      <w:r w:rsidRPr="00367ADD">
        <w:rPr>
          <w:rFonts w:ascii="Times New Roman" w:eastAsia="Times New Roman" w:hAnsi="Times New Roman" w:cs="Times New Roman"/>
          <w:b/>
          <w:bCs/>
          <w:sz w:val="24"/>
          <w:szCs w:val="24"/>
        </w:rPr>
        <w:br/>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Ans.</w:t>
      </w:r>
      <w:r w:rsidRPr="00367ADD">
        <w:rPr>
          <w:rFonts w:ascii="Times New Roman" w:eastAsia="Times New Roman" w:hAnsi="Times New Roman" w:cs="Times New Roman"/>
          <w:sz w:val="24"/>
          <w:szCs w:val="24"/>
        </w:rPr>
        <w:t xml:space="preserve"> Agile Testing is a practice that a QA follows in a dynamic environment where testing requirements keep changing according to the customer needs. It is done parallel to the development activity where testing team receives frequent small codes from the development team for testing.</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Q#2. What is the difference between burn-up and burn-down chart?</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Ans.</w:t>
      </w:r>
      <w:r w:rsidRPr="00367ADD">
        <w:rPr>
          <w:rFonts w:ascii="Times New Roman" w:eastAsia="Times New Roman" w:hAnsi="Times New Roman" w:cs="Times New Roman"/>
          <w:sz w:val="24"/>
          <w:szCs w:val="24"/>
        </w:rPr>
        <w:t xml:space="preserve"> Burn-up and burn-down charts are used to keep track the progress of the project.</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sz w:val="24"/>
          <w:szCs w:val="24"/>
        </w:rPr>
        <w:t>Burn-up charts represent how much work has been completed in any project whereas Burn-down chart represents the remaining work in a project.</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 xml:space="preserve">Q#3. Define the roles in </w:t>
      </w:r>
      <w:hyperlink r:id="rId64" w:history="1">
        <w:r w:rsidRPr="00367ADD">
          <w:rPr>
            <w:rFonts w:ascii="Times New Roman" w:eastAsia="Times New Roman" w:hAnsi="Times New Roman" w:cs="Times New Roman"/>
            <w:b/>
            <w:bCs/>
            <w:color w:val="0000FF"/>
            <w:sz w:val="24"/>
            <w:szCs w:val="24"/>
            <w:u w:val="single"/>
          </w:rPr>
          <w:t>Scrum</w:t>
        </w:r>
      </w:hyperlink>
      <w:r w:rsidRPr="00367ADD">
        <w:rPr>
          <w:rFonts w:ascii="Times New Roman" w:eastAsia="Times New Roman" w:hAnsi="Times New Roman" w:cs="Times New Roman"/>
          <w:b/>
          <w:bCs/>
          <w:sz w:val="24"/>
          <w:szCs w:val="24"/>
        </w:rPr>
        <w:t>?</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Ans.</w:t>
      </w:r>
      <w:r w:rsidRPr="00367ADD">
        <w:rPr>
          <w:rFonts w:ascii="Times New Roman" w:eastAsia="Times New Roman" w:hAnsi="Times New Roman" w:cs="Times New Roman"/>
          <w:sz w:val="24"/>
          <w:szCs w:val="24"/>
        </w:rPr>
        <w:t xml:space="preserve"> There are mainly three roles that a Scrum team have:</w:t>
      </w:r>
    </w:p>
    <w:p w:rsidR="00367ADD" w:rsidRPr="00367ADD" w:rsidRDefault="00367ADD" w:rsidP="00367AD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sz w:val="24"/>
          <w:szCs w:val="24"/>
        </w:rPr>
        <w:t>Project Owner – who has the responsibility of managing product backlog. Works with end users and customers and provide proper requirement to the team to build the proper product.</w:t>
      </w:r>
    </w:p>
    <w:p w:rsidR="00367ADD" w:rsidRPr="00367ADD" w:rsidRDefault="00367ADD" w:rsidP="00367AD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sz w:val="24"/>
          <w:szCs w:val="24"/>
        </w:rPr>
        <w:t>Scrum Master – who works with scrum team to make sure each sprint gets complete on time. Scrum master ensure proper work flow to the team.</w:t>
      </w:r>
    </w:p>
    <w:p w:rsidR="00367ADD" w:rsidRPr="00367ADD" w:rsidRDefault="00367ADD" w:rsidP="00367AD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sz w:val="24"/>
          <w:szCs w:val="24"/>
        </w:rPr>
        <w:t>Scrum Team – Each member in the team should be self-organized, dedicated and responsible for high quality of the work.</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Q#4. What is Product backlog &amp; Sprint Backlog?</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Ans.</w:t>
      </w:r>
      <w:r w:rsidRPr="00367ADD">
        <w:rPr>
          <w:rFonts w:ascii="Times New Roman" w:eastAsia="Times New Roman" w:hAnsi="Times New Roman" w:cs="Times New Roman"/>
          <w:sz w:val="24"/>
          <w:szCs w:val="24"/>
        </w:rPr>
        <w:t xml:space="preserve"> Product backlog is maintained by the project owner which contains every feature and requirement of the product.</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sz w:val="24"/>
          <w:szCs w:val="24"/>
        </w:rPr>
        <w:t>Sprint backlog can be treated as subset of product backlog which contains features and requirements related to that particular sprint only.</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Q#5. Explain Velocity in Agile?</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lastRenderedPageBreak/>
        <w:t>Ans.</w:t>
      </w:r>
      <w:r w:rsidRPr="00367ADD">
        <w:rPr>
          <w:rFonts w:ascii="Times New Roman" w:eastAsia="Times New Roman" w:hAnsi="Times New Roman" w:cs="Times New Roman"/>
          <w:sz w:val="24"/>
          <w:szCs w:val="24"/>
        </w:rPr>
        <w:t xml:space="preserve"> Velocity is a metric that is calculated by addition of all efforts estimates associated with user stories completed in a iteration. It predicts how much work Agile can complete in a sprint and how much time will require to complete a project.</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 xml:space="preserve">Q#6. Explain the difference between </w:t>
      </w:r>
      <w:hyperlink r:id="rId65" w:history="1">
        <w:r w:rsidRPr="00367ADD">
          <w:rPr>
            <w:rFonts w:ascii="Times New Roman" w:eastAsia="Times New Roman" w:hAnsi="Times New Roman" w:cs="Times New Roman"/>
            <w:b/>
            <w:bCs/>
            <w:color w:val="0000FF"/>
            <w:sz w:val="24"/>
            <w:szCs w:val="24"/>
            <w:u w:val="single"/>
          </w:rPr>
          <w:t>traditional Waterfall model</w:t>
        </w:r>
      </w:hyperlink>
      <w:r w:rsidRPr="00367ADD">
        <w:rPr>
          <w:rFonts w:ascii="Times New Roman" w:eastAsia="Times New Roman" w:hAnsi="Times New Roman" w:cs="Times New Roman"/>
          <w:b/>
          <w:bCs/>
          <w:sz w:val="24"/>
          <w:szCs w:val="24"/>
        </w:rPr>
        <w:t xml:space="preserve"> and Agile testing?</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 xml:space="preserve">Ans. </w:t>
      </w:r>
      <w:r w:rsidRPr="00367ADD">
        <w:rPr>
          <w:rFonts w:ascii="Times New Roman" w:eastAsia="Times New Roman" w:hAnsi="Times New Roman" w:cs="Times New Roman"/>
          <w:sz w:val="24"/>
          <w:szCs w:val="24"/>
        </w:rPr>
        <w:t>Agile testing is done parallel to the development activity whereas in traditional waterfall model testing is done at the end of the development.</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sz w:val="24"/>
          <w:szCs w:val="24"/>
        </w:rPr>
        <w:t>As done in parallel, agile testing is done on small features whereas in waterfall model testing is done on whole application.</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Q#7. Explain Pair Programming and its benefits?</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Ans.</w:t>
      </w:r>
      <w:r w:rsidRPr="00367ADD">
        <w:rPr>
          <w:rFonts w:ascii="Times New Roman" w:eastAsia="Times New Roman" w:hAnsi="Times New Roman" w:cs="Times New Roman"/>
          <w:sz w:val="24"/>
          <w:szCs w:val="24"/>
        </w:rPr>
        <w:t xml:space="preserve"> Pair programming is a technique in which two programmer works as team in which one programmer writes code and other one reviews that code. They both can switch their roles.</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sz w:val="24"/>
          <w:szCs w:val="24"/>
        </w:rPr>
        <w:t>Benefits:</w:t>
      </w:r>
    </w:p>
    <w:p w:rsidR="00367ADD" w:rsidRPr="00367ADD" w:rsidRDefault="00367ADD" w:rsidP="00367AD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sz w:val="24"/>
          <w:szCs w:val="24"/>
        </w:rPr>
        <w:t>Improved code quality: As second partner reviews the code simultaneously, it reduces the chances of mistake.</w:t>
      </w:r>
    </w:p>
    <w:p w:rsidR="00367ADD" w:rsidRPr="00367ADD" w:rsidRDefault="00367ADD" w:rsidP="00367AD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sz w:val="24"/>
          <w:szCs w:val="24"/>
        </w:rPr>
        <w:t>Knowledge transfer is easy: One experience partner can teach other partner about the techniques and codes.</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Q#8. What is re-factoring?</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Ans.</w:t>
      </w:r>
      <w:r w:rsidRPr="00367ADD">
        <w:rPr>
          <w:rFonts w:ascii="Times New Roman" w:eastAsia="Times New Roman" w:hAnsi="Times New Roman" w:cs="Times New Roman"/>
          <w:sz w:val="24"/>
          <w:szCs w:val="24"/>
        </w:rPr>
        <w:t xml:space="preserve"> Modification of the code without changing its functionality to improve the performance is called re-factoring.</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Q#9. Explain the Iterative and Incremental Development in Agile?</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 xml:space="preserve">Ans. Iterative Development: </w:t>
      </w:r>
      <w:r w:rsidRPr="00367ADD">
        <w:rPr>
          <w:rFonts w:ascii="Times New Roman" w:eastAsia="Times New Roman" w:hAnsi="Times New Roman" w:cs="Times New Roman"/>
          <w:sz w:val="24"/>
          <w:szCs w:val="24"/>
        </w:rPr>
        <w:t>Software is developed and delivered to customer and based on the feedback again developed in cycles or release and sprints. Say in Release 1 software is developed in 5 sprints and delivered to customer. Now customer wants some changes, then development team plan for 2</w:t>
      </w:r>
      <w:r w:rsidRPr="00367ADD">
        <w:rPr>
          <w:rFonts w:ascii="Times New Roman" w:eastAsia="Times New Roman" w:hAnsi="Times New Roman" w:cs="Times New Roman"/>
          <w:sz w:val="24"/>
          <w:szCs w:val="24"/>
          <w:vertAlign w:val="superscript"/>
        </w:rPr>
        <w:t>nd</w:t>
      </w:r>
      <w:r w:rsidRPr="00367ADD">
        <w:rPr>
          <w:rFonts w:ascii="Times New Roman" w:eastAsia="Times New Roman" w:hAnsi="Times New Roman" w:cs="Times New Roman"/>
          <w:sz w:val="24"/>
          <w:szCs w:val="24"/>
        </w:rPr>
        <w:t xml:space="preserve"> release which can be completed in some sprints and so on.</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 xml:space="preserve">Incremental </w:t>
      </w:r>
      <w:r w:rsidR="0087779B" w:rsidRPr="00367ADD">
        <w:rPr>
          <w:rFonts w:ascii="Times New Roman" w:eastAsia="Times New Roman" w:hAnsi="Times New Roman" w:cs="Times New Roman"/>
          <w:b/>
          <w:bCs/>
          <w:sz w:val="24"/>
          <w:szCs w:val="24"/>
        </w:rPr>
        <w:t>Development:</w:t>
      </w:r>
      <w:r w:rsidR="0087779B" w:rsidRPr="00367ADD">
        <w:rPr>
          <w:rFonts w:ascii="Times New Roman" w:eastAsia="Times New Roman" w:hAnsi="Times New Roman" w:cs="Times New Roman"/>
          <w:sz w:val="24"/>
          <w:szCs w:val="24"/>
        </w:rPr>
        <w:t xml:space="preserve"> Software</w:t>
      </w:r>
      <w:r w:rsidRPr="00367ADD">
        <w:rPr>
          <w:rFonts w:ascii="Times New Roman" w:eastAsia="Times New Roman" w:hAnsi="Times New Roman" w:cs="Times New Roman"/>
          <w:sz w:val="24"/>
          <w:szCs w:val="24"/>
        </w:rPr>
        <w:t xml:space="preserve"> is development in parts or increments. In each increment a portion of the complete requirement is delivered.</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Q#10. How do you deal when requirements change frequently?</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b/>
          <w:bCs/>
          <w:sz w:val="24"/>
          <w:szCs w:val="24"/>
        </w:rPr>
        <w:t>Ans.</w:t>
      </w:r>
      <w:r w:rsidRPr="00367ADD">
        <w:rPr>
          <w:rFonts w:ascii="Times New Roman" w:eastAsia="Times New Roman" w:hAnsi="Times New Roman" w:cs="Times New Roman"/>
          <w:sz w:val="24"/>
          <w:szCs w:val="24"/>
        </w:rPr>
        <w:t xml:space="preserve"> This question is to test the analytical capability of the candidate. Answer can be-</w:t>
      </w:r>
    </w:p>
    <w:p w:rsidR="00367ADD" w:rsidRPr="00367ADD" w:rsidRDefault="00367ADD" w:rsidP="00367ADD">
      <w:pPr>
        <w:spacing w:before="100" w:beforeAutospacing="1" w:after="100" w:afterAutospacing="1" w:line="240" w:lineRule="auto"/>
        <w:rPr>
          <w:rFonts w:ascii="Times New Roman" w:eastAsia="Times New Roman" w:hAnsi="Times New Roman" w:cs="Times New Roman"/>
          <w:sz w:val="24"/>
          <w:szCs w:val="24"/>
        </w:rPr>
      </w:pPr>
      <w:r w:rsidRPr="00367ADD">
        <w:rPr>
          <w:rFonts w:ascii="Times New Roman" w:eastAsia="Times New Roman" w:hAnsi="Times New Roman" w:cs="Times New Roman"/>
          <w:sz w:val="24"/>
          <w:szCs w:val="24"/>
        </w:rPr>
        <w:t>Work with PO to understand the exact requirement to update test cases. Also understand the risk in changing the requirement. Apart from this one should be able to write generic test plan and test cases. Don’t go for the automation until requirements are finalized.</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lastRenderedPageBreak/>
        <w:t>Q#11. What is a test stub?</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A small code which mimics a specific component in the system and can replace it. Its output is same as the component it replaces.</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Q#12. What qualities should a good Agile tester have?</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p>
    <w:p w:rsidR="00376C95" w:rsidRPr="00376C95" w:rsidRDefault="00376C95" w:rsidP="00376C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Agile tester should be able to understand the requirements quickly.</w:t>
      </w:r>
    </w:p>
    <w:p w:rsidR="00376C95" w:rsidRPr="00376C95" w:rsidRDefault="00376C95" w:rsidP="00376C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Agile tester should know Agile concepts and principals.</w:t>
      </w:r>
    </w:p>
    <w:p w:rsidR="00376C95" w:rsidRPr="00376C95" w:rsidRDefault="00376C95" w:rsidP="00376C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As requirements keep changing, he should understand the risk involve in it.</w:t>
      </w:r>
    </w:p>
    <w:p w:rsidR="00376C95" w:rsidRPr="00376C95" w:rsidRDefault="00376C95" w:rsidP="00376C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Agile tester should be able to prioritize the work based on the requirements.</w:t>
      </w:r>
    </w:p>
    <w:p w:rsidR="00376C95" w:rsidRPr="00376C95" w:rsidRDefault="00376C95" w:rsidP="00376C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Communication is must for a Agile tester as it requires a lot of communication with developers and business associates.</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Q#13. What is difference between Epic, User stories &amp; Tasks?</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 User </w:t>
      </w:r>
      <w:r w:rsidR="00770574" w:rsidRPr="00376C95">
        <w:rPr>
          <w:rFonts w:ascii="Times New Roman" w:eastAsia="Times New Roman" w:hAnsi="Times New Roman" w:cs="Times New Roman"/>
          <w:b/>
          <w:bCs/>
          <w:sz w:val="24"/>
          <w:szCs w:val="24"/>
        </w:rPr>
        <w:t>Stories:</w:t>
      </w:r>
      <w:r w:rsidR="00770574" w:rsidRPr="00376C95">
        <w:rPr>
          <w:rFonts w:ascii="Times New Roman" w:eastAsia="Times New Roman" w:hAnsi="Times New Roman" w:cs="Times New Roman"/>
          <w:sz w:val="24"/>
          <w:szCs w:val="24"/>
        </w:rPr>
        <w:t xml:space="preserve"> User</w:t>
      </w:r>
      <w:r w:rsidRPr="00376C95">
        <w:rPr>
          <w:rFonts w:ascii="Times New Roman" w:eastAsia="Times New Roman" w:hAnsi="Times New Roman" w:cs="Times New Roman"/>
          <w:sz w:val="24"/>
          <w:szCs w:val="24"/>
        </w:rPr>
        <w:t> Stories defines the actual business requirement. Generally created by Business owner.</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 xml:space="preserve">Task: </w:t>
      </w:r>
      <w:r w:rsidRPr="00376C95">
        <w:rPr>
          <w:rFonts w:ascii="Times New Roman" w:eastAsia="Times New Roman" w:hAnsi="Times New Roman" w:cs="Times New Roman"/>
          <w:sz w:val="24"/>
          <w:szCs w:val="24"/>
        </w:rPr>
        <w:t>To accomplish the business requirements development team create tasks.</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Epic:</w:t>
      </w:r>
      <w:r w:rsidRPr="00376C95">
        <w:rPr>
          <w:rFonts w:ascii="Times New Roman" w:eastAsia="Times New Roman" w:hAnsi="Times New Roman" w:cs="Times New Roman"/>
          <w:sz w:val="24"/>
          <w:szCs w:val="24"/>
        </w:rPr>
        <w:t xml:space="preserve"> A group of related user stories is called an Epic.</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Q#14. What is a Task board in Agile?</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Task board is dash board which shows progress of the project. It contains:</w:t>
      </w:r>
    </w:p>
    <w:p w:rsidR="00376C95" w:rsidRPr="00376C95" w:rsidRDefault="00376C95" w:rsidP="00376C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 xml:space="preserve">User Story: </w:t>
      </w:r>
      <w:r w:rsidR="005E72F1" w:rsidRPr="00376C95">
        <w:rPr>
          <w:rFonts w:ascii="Times New Roman" w:eastAsia="Times New Roman" w:hAnsi="Times New Roman" w:cs="Times New Roman"/>
          <w:sz w:val="24"/>
          <w:szCs w:val="24"/>
        </w:rPr>
        <w:t>which has the actual business requirement?</w:t>
      </w:r>
    </w:p>
    <w:p w:rsidR="00376C95" w:rsidRPr="00376C95" w:rsidRDefault="00376C95" w:rsidP="00376C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To Do: Tasks that can be worked on.</w:t>
      </w:r>
    </w:p>
    <w:p w:rsidR="00376C95" w:rsidRPr="00376C95" w:rsidRDefault="00376C95" w:rsidP="00376C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In Progress: Tasks in progress.</w:t>
      </w:r>
    </w:p>
    <w:p w:rsidR="00376C95" w:rsidRPr="00376C95" w:rsidRDefault="00376C95" w:rsidP="00376C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To Verify: Tasks pending for verification or testing</w:t>
      </w:r>
    </w:p>
    <w:p w:rsidR="00376C95" w:rsidRPr="00376C95" w:rsidRDefault="00376C95" w:rsidP="00376C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Done: Completed tasks.</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Q#15. What is Test Driven Development (TDD)?</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It is Test-first development technique in which we add a test first before we write a complete production code. Next we run the test and based on the result refactor the code to fulfill the test requirement.</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Q#16. How QA can add a value to an agile team?</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QA can provide a value addition by thinking differently about the various scenarios to test a story. They can provide quick feedback to the developers whether new functionality is working fine or not.</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lastRenderedPageBreak/>
        <w:t>Q#17. What is Scrum ban?</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It is a software development model which is combination of scrum and kanban. </w:t>
      </w:r>
      <w:r w:rsidR="008946D0" w:rsidRPr="00376C95">
        <w:rPr>
          <w:rFonts w:ascii="Times New Roman" w:eastAsia="Times New Roman" w:hAnsi="Times New Roman" w:cs="Times New Roman"/>
          <w:sz w:val="24"/>
          <w:szCs w:val="24"/>
        </w:rPr>
        <w:t>Scrum ban</w:t>
      </w:r>
      <w:r w:rsidRPr="00376C95">
        <w:rPr>
          <w:rFonts w:ascii="Times New Roman" w:eastAsia="Times New Roman" w:hAnsi="Times New Roman" w:cs="Times New Roman"/>
          <w:sz w:val="24"/>
          <w:szCs w:val="24"/>
        </w:rPr>
        <w:t xml:space="preserve"> is considered for maintenance projects in which there are frequent changes or unexpected user stories. It can reduce the minimum completion time for user stories.</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Q#18. What is Application Binary Interface?</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Application Binary Interface or ABI defines an interface for complied application programs or we can say it describes the low level interface between an application and the operating system.</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Q#19. What is Zero sprint in Agile?</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It can be defined as pre step to the first sprint. Activities like setting development environment, preparing backlog </w:t>
      </w:r>
      <w:r w:rsidR="008946D0" w:rsidRPr="00376C95">
        <w:rPr>
          <w:rFonts w:ascii="Times New Roman" w:eastAsia="Times New Roman" w:hAnsi="Times New Roman" w:cs="Times New Roman"/>
          <w:sz w:val="24"/>
          <w:szCs w:val="24"/>
        </w:rPr>
        <w:t>etc.</w:t>
      </w:r>
      <w:r w:rsidRPr="00376C95">
        <w:rPr>
          <w:rFonts w:ascii="Times New Roman" w:eastAsia="Times New Roman" w:hAnsi="Times New Roman" w:cs="Times New Roman"/>
          <w:sz w:val="24"/>
          <w:szCs w:val="24"/>
        </w:rPr>
        <w:t xml:space="preserve"> needs to be done before starting of the first sprint and can be treated as Sprint zero.</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Q#20. What is Spike?</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There may be some technical issues or design problem in the project which needs to be resolved first. To provide the solution of these problem “Spikes” are created. Spikes are of two types- Functional and Technical.</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Q#21. Name some Agile quality strategies.</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Some Agile quality strategies are-</w:t>
      </w:r>
    </w:p>
    <w:p w:rsidR="00376C95" w:rsidRPr="00376C95" w:rsidRDefault="00376C95" w:rsidP="00376C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Re-factoring</w:t>
      </w:r>
    </w:p>
    <w:p w:rsidR="00376C95" w:rsidRPr="00376C95" w:rsidRDefault="00376C95" w:rsidP="00376C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Small feedback cycles</w:t>
      </w:r>
    </w:p>
    <w:p w:rsidR="00376C95" w:rsidRPr="00376C95" w:rsidRDefault="00376C95" w:rsidP="00376C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Dynamic code analysis</w:t>
      </w:r>
    </w:p>
    <w:p w:rsidR="00376C95" w:rsidRPr="00376C95" w:rsidRDefault="00376C95" w:rsidP="00376C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Iteration</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Q#22. What is importance of daily stand up meeting?</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Daily stand up meeting is essential for any team in which-</w:t>
      </w:r>
    </w:p>
    <w:p w:rsidR="00376C95" w:rsidRPr="00376C95" w:rsidRDefault="00376C95" w:rsidP="00376C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Team discuss about how much work has been completed.</w:t>
      </w:r>
    </w:p>
    <w:p w:rsidR="00376C95" w:rsidRPr="00376C95" w:rsidRDefault="00376C95" w:rsidP="00376C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What are the plans to resolve technical issues.</w:t>
      </w:r>
    </w:p>
    <w:p w:rsidR="00376C95" w:rsidRPr="00376C95" w:rsidRDefault="00376C95" w:rsidP="00376C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What steps need to done to complete the projects etc.</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Q#23. What is tracer bullet?</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The purpose of a tracer bullet is to examine how an end-to-end process will work and examine feasibility.</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lastRenderedPageBreak/>
        <w:t>Q#24. How the velocity of sprint is measured?</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If capacity is measured as a percentage of a 40 hours weeks then completed story points * team capacity</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sz w:val="24"/>
          <w:szCs w:val="24"/>
        </w:rPr>
        <w:t>If capacity is measured in man hours then Completed story points / team capacity</w:t>
      </w: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r w:rsidRPr="00376C95">
        <w:rPr>
          <w:rFonts w:ascii="Times New Roman" w:eastAsia="Times New Roman" w:hAnsi="Times New Roman" w:cs="Times New Roman"/>
          <w:b/>
          <w:bCs/>
          <w:sz w:val="24"/>
          <w:szCs w:val="24"/>
        </w:rPr>
        <w:t>Q#25. What is Agile manifesto?</w:t>
      </w:r>
    </w:p>
    <w:p w:rsidR="00EB6E92" w:rsidRPr="00EB6E92" w:rsidRDefault="00376C95" w:rsidP="00EB6E92">
      <w:pPr>
        <w:rPr>
          <w:rFonts w:ascii="Arial" w:eastAsia="Times New Roman" w:hAnsi="Arial" w:cs="Arial"/>
          <w:sz w:val="30"/>
          <w:szCs w:val="30"/>
        </w:rPr>
      </w:pPr>
      <w:r w:rsidRPr="00376C95">
        <w:rPr>
          <w:rFonts w:ascii="Times New Roman" w:eastAsia="Times New Roman" w:hAnsi="Times New Roman" w:cs="Times New Roman"/>
          <w:b/>
          <w:bCs/>
          <w:sz w:val="24"/>
          <w:szCs w:val="24"/>
        </w:rPr>
        <w:t>Ans.</w:t>
      </w:r>
      <w:r w:rsidRPr="00376C95">
        <w:rPr>
          <w:rFonts w:ascii="Times New Roman" w:eastAsia="Times New Roman" w:hAnsi="Times New Roman" w:cs="Times New Roman"/>
          <w:sz w:val="24"/>
          <w:szCs w:val="24"/>
        </w:rPr>
        <w:t xml:space="preserve"> </w:t>
      </w:r>
      <w:r w:rsidR="00EB6E92" w:rsidRPr="00EB6E92">
        <w:rPr>
          <w:rFonts w:ascii="Arial" w:eastAsia="Times New Roman" w:hAnsi="Arial" w:cs="Arial"/>
          <w:sz w:val="30"/>
          <w:szCs w:val="30"/>
        </w:rPr>
        <w:t>The Agile Manifesto: Purpose</w:t>
      </w:r>
    </w:p>
    <w:p w:rsidR="00EB6E92" w:rsidRPr="00EB6E92" w:rsidRDefault="00EB6E92" w:rsidP="00EB6E92">
      <w:pPr>
        <w:spacing w:after="0" w:line="240" w:lineRule="auto"/>
        <w:rPr>
          <w:rFonts w:ascii="Arial" w:eastAsia="Times New Roman" w:hAnsi="Arial" w:cs="Arial"/>
          <w:sz w:val="10"/>
          <w:szCs w:val="30"/>
        </w:rPr>
      </w:pPr>
      <w:r w:rsidRPr="00EB6E92">
        <w:rPr>
          <w:rFonts w:ascii="Arial" w:eastAsia="Times New Roman" w:hAnsi="Arial" w:cs="Arial"/>
          <w:sz w:val="18"/>
          <w:szCs w:val="30"/>
        </w:rPr>
        <w:t>"We are uncovering better ways of developing software by doing it and helping others do it. We value:</w:t>
      </w:r>
      <w:r w:rsidRPr="00EB6E92">
        <w:rPr>
          <w:rFonts w:ascii="Arial" w:eastAsia="Times New Roman" w:hAnsi="Arial" w:cs="Arial"/>
          <w:sz w:val="10"/>
          <w:szCs w:val="30"/>
        </w:rPr>
        <w:t xml:space="preserve"> </w:t>
      </w:r>
    </w:p>
    <w:p w:rsidR="00EB6E92" w:rsidRPr="00EB6E92" w:rsidRDefault="00EB6E92" w:rsidP="00EB6E92">
      <w:pPr>
        <w:spacing w:after="0" w:line="240" w:lineRule="auto"/>
        <w:rPr>
          <w:rFonts w:ascii="Arial" w:eastAsia="Times New Roman" w:hAnsi="Arial" w:cs="Arial"/>
          <w:szCs w:val="56"/>
        </w:rPr>
      </w:pPr>
      <w:r w:rsidRPr="00EB6E92">
        <w:rPr>
          <w:rFonts w:ascii="Arial" w:eastAsia="Times New Roman" w:hAnsi="Arial" w:cs="Arial"/>
          <w:szCs w:val="56"/>
        </w:rPr>
        <w:t>Individuals and interactions</w:t>
      </w:r>
      <w:r>
        <w:rPr>
          <w:rFonts w:ascii="Arial" w:eastAsia="Times New Roman" w:hAnsi="Arial" w:cs="Arial"/>
          <w:szCs w:val="56"/>
        </w:rPr>
        <w:t xml:space="preserve"> </w:t>
      </w:r>
      <w:r w:rsidRPr="00EB6E92">
        <w:rPr>
          <w:rFonts w:ascii="Arial" w:eastAsia="Times New Roman" w:hAnsi="Arial" w:cs="Arial"/>
          <w:szCs w:val="56"/>
        </w:rPr>
        <w:t>over processes and tools</w:t>
      </w:r>
    </w:p>
    <w:p w:rsidR="00EB6E92" w:rsidRPr="00EB6E92" w:rsidRDefault="00EB6E92" w:rsidP="00EB6E92">
      <w:pPr>
        <w:spacing w:after="0" w:line="240" w:lineRule="auto"/>
        <w:rPr>
          <w:rFonts w:ascii="Arial" w:eastAsia="Times New Roman" w:hAnsi="Arial" w:cs="Arial"/>
          <w:szCs w:val="56"/>
        </w:rPr>
      </w:pPr>
      <w:r w:rsidRPr="00EB6E92">
        <w:rPr>
          <w:rFonts w:ascii="Arial" w:eastAsia="Times New Roman" w:hAnsi="Arial" w:cs="Arial"/>
          <w:szCs w:val="56"/>
        </w:rPr>
        <w:t>Working software</w:t>
      </w:r>
      <w:r>
        <w:rPr>
          <w:rFonts w:ascii="Arial" w:eastAsia="Times New Roman" w:hAnsi="Arial" w:cs="Arial"/>
          <w:szCs w:val="56"/>
        </w:rPr>
        <w:t xml:space="preserve"> </w:t>
      </w:r>
      <w:r w:rsidRPr="00EB6E92">
        <w:rPr>
          <w:rFonts w:ascii="Arial" w:eastAsia="Times New Roman" w:hAnsi="Arial" w:cs="Arial"/>
          <w:szCs w:val="56"/>
        </w:rPr>
        <w:t>over comprehensive documentation</w:t>
      </w:r>
    </w:p>
    <w:p w:rsidR="00EB6E92" w:rsidRPr="00EB6E92" w:rsidRDefault="00EB6E92" w:rsidP="00EB6E92">
      <w:pPr>
        <w:spacing w:after="0" w:line="240" w:lineRule="auto"/>
        <w:rPr>
          <w:rFonts w:ascii="Arial" w:eastAsia="Times New Roman" w:hAnsi="Arial" w:cs="Arial"/>
          <w:szCs w:val="56"/>
        </w:rPr>
      </w:pPr>
      <w:r w:rsidRPr="00EB6E92">
        <w:rPr>
          <w:rFonts w:ascii="Arial" w:eastAsia="Times New Roman" w:hAnsi="Arial" w:cs="Arial"/>
          <w:szCs w:val="56"/>
        </w:rPr>
        <w:t>Customer collaboration</w:t>
      </w:r>
      <w:r>
        <w:rPr>
          <w:rFonts w:ascii="Arial" w:eastAsia="Times New Roman" w:hAnsi="Arial" w:cs="Arial"/>
          <w:szCs w:val="56"/>
        </w:rPr>
        <w:t xml:space="preserve"> </w:t>
      </w:r>
      <w:r w:rsidRPr="00EB6E92">
        <w:rPr>
          <w:rFonts w:ascii="Arial" w:eastAsia="Times New Roman" w:hAnsi="Arial" w:cs="Arial"/>
          <w:szCs w:val="56"/>
        </w:rPr>
        <w:t>over contract negotiation</w:t>
      </w:r>
    </w:p>
    <w:p w:rsidR="00EB6E92" w:rsidRPr="00EB6E92" w:rsidRDefault="00EB6E92" w:rsidP="00EB6E92">
      <w:pPr>
        <w:spacing w:after="0" w:line="240" w:lineRule="auto"/>
        <w:rPr>
          <w:rFonts w:ascii="Arial" w:eastAsia="Times New Roman" w:hAnsi="Arial" w:cs="Arial"/>
          <w:szCs w:val="56"/>
        </w:rPr>
      </w:pPr>
      <w:r w:rsidRPr="00EB6E92">
        <w:rPr>
          <w:rFonts w:ascii="Arial" w:eastAsia="Times New Roman" w:hAnsi="Arial" w:cs="Arial"/>
          <w:szCs w:val="56"/>
        </w:rPr>
        <w:t>Responding to change</w:t>
      </w:r>
      <w:r>
        <w:rPr>
          <w:rFonts w:ascii="Arial" w:eastAsia="Times New Roman" w:hAnsi="Arial" w:cs="Arial"/>
          <w:szCs w:val="56"/>
        </w:rPr>
        <w:t xml:space="preserve"> </w:t>
      </w:r>
      <w:bookmarkStart w:id="5" w:name="_GoBack"/>
      <w:bookmarkEnd w:id="5"/>
      <w:r w:rsidRPr="00EB6E92">
        <w:rPr>
          <w:rFonts w:ascii="Arial" w:eastAsia="Times New Roman" w:hAnsi="Arial" w:cs="Arial"/>
          <w:szCs w:val="56"/>
        </w:rPr>
        <w:t>over following a plan</w:t>
      </w:r>
    </w:p>
    <w:p w:rsidR="00EB6E92" w:rsidRPr="00EB6E92" w:rsidRDefault="00EB6E92" w:rsidP="00EB6E92">
      <w:pPr>
        <w:spacing w:after="0" w:line="240" w:lineRule="auto"/>
        <w:rPr>
          <w:rFonts w:ascii="Arial" w:eastAsia="Times New Roman" w:hAnsi="Arial" w:cs="Arial"/>
          <w:sz w:val="30"/>
          <w:szCs w:val="30"/>
        </w:rPr>
      </w:pPr>
    </w:p>
    <w:p w:rsidR="00376C95" w:rsidRPr="00376C95" w:rsidRDefault="00376C95" w:rsidP="00376C95">
      <w:pPr>
        <w:spacing w:before="100" w:beforeAutospacing="1" w:after="100" w:afterAutospacing="1" w:line="240" w:lineRule="auto"/>
        <w:rPr>
          <w:rFonts w:ascii="Times New Roman" w:eastAsia="Times New Roman" w:hAnsi="Times New Roman" w:cs="Times New Roman"/>
          <w:sz w:val="24"/>
          <w:szCs w:val="24"/>
        </w:rPr>
      </w:pPr>
    </w:p>
    <w:p w:rsidR="00617DDE" w:rsidRPr="005C2002" w:rsidRDefault="00617DDE" w:rsidP="005C2002">
      <w:pPr>
        <w:tabs>
          <w:tab w:val="center" w:pos="4680"/>
        </w:tabs>
        <w:spacing w:before="100" w:beforeAutospacing="1" w:after="100" w:afterAutospacing="1" w:line="240" w:lineRule="auto"/>
        <w:outlineLvl w:val="0"/>
        <w:rPr>
          <w:rFonts w:ascii="Times New Roman" w:eastAsia="Times New Roman" w:hAnsi="Times New Roman" w:cs="Times New Roman"/>
          <w:b/>
          <w:bCs/>
          <w:kern w:val="36"/>
          <w:sz w:val="28"/>
          <w:szCs w:val="48"/>
        </w:rPr>
      </w:pPr>
    </w:p>
    <w:sectPr w:rsidR="00617DDE" w:rsidRPr="005C2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D103D"/>
    <w:multiLevelType w:val="multilevel"/>
    <w:tmpl w:val="4C10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17286A"/>
    <w:multiLevelType w:val="multilevel"/>
    <w:tmpl w:val="482E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742EC6"/>
    <w:multiLevelType w:val="multilevel"/>
    <w:tmpl w:val="49B8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CF4252"/>
    <w:multiLevelType w:val="multilevel"/>
    <w:tmpl w:val="26F4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C34CDA"/>
    <w:multiLevelType w:val="multilevel"/>
    <w:tmpl w:val="0B726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EC0556"/>
    <w:multiLevelType w:val="multilevel"/>
    <w:tmpl w:val="E53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FB34CA"/>
    <w:multiLevelType w:val="multilevel"/>
    <w:tmpl w:val="BB1A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312339"/>
    <w:multiLevelType w:val="multilevel"/>
    <w:tmpl w:val="D73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CD3954"/>
    <w:multiLevelType w:val="multilevel"/>
    <w:tmpl w:val="18A8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A1D7C7D"/>
    <w:multiLevelType w:val="multilevel"/>
    <w:tmpl w:val="139A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8D33C4"/>
    <w:multiLevelType w:val="multilevel"/>
    <w:tmpl w:val="6B66A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BE5E4A"/>
    <w:multiLevelType w:val="multilevel"/>
    <w:tmpl w:val="30BC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B50A36"/>
    <w:multiLevelType w:val="multilevel"/>
    <w:tmpl w:val="E0D8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D7742F"/>
    <w:multiLevelType w:val="multilevel"/>
    <w:tmpl w:val="E27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3D209C"/>
    <w:multiLevelType w:val="multilevel"/>
    <w:tmpl w:val="944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5129A6"/>
    <w:multiLevelType w:val="multilevel"/>
    <w:tmpl w:val="05D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F4534A"/>
    <w:multiLevelType w:val="multilevel"/>
    <w:tmpl w:val="2D50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681144C"/>
    <w:multiLevelType w:val="multilevel"/>
    <w:tmpl w:val="B3F2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90204EB"/>
    <w:multiLevelType w:val="multilevel"/>
    <w:tmpl w:val="90A4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7966A6"/>
    <w:multiLevelType w:val="multilevel"/>
    <w:tmpl w:val="7122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0C10F1"/>
    <w:multiLevelType w:val="multilevel"/>
    <w:tmpl w:val="33DA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9C93D2B"/>
    <w:multiLevelType w:val="multilevel"/>
    <w:tmpl w:val="B2FE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4C11CA1"/>
    <w:multiLevelType w:val="multilevel"/>
    <w:tmpl w:val="148C7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7544341"/>
    <w:multiLevelType w:val="multilevel"/>
    <w:tmpl w:val="8978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DD7101B"/>
    <w:multiLevelType w:val="multilevel"/>
    <w:tmpl w:val="2920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F1006AA"/>
    <w:multiLevelType w:val="multilevel"/>
    <w:tmpl w:val="A6BC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35D01BB"/>
    <w:multiLevelType w:val="multilevel"/>
    <w:tmpl w:val="24E6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64F16A4"/>
    <w:multiLevelType w:val="multilevel"/>
    <w:tmpl w:val="A23A0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9404E80"/>
    <w:multiLevelType w:val="multilevel"/>
    <w:tmpl w:val="A57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735ECB"/>
    <w:multiLevelType w:val="multilevel"/>
    <w:tmpl w:val="BAEE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3"/>
  </w:num>
  <w:num w:numId="3">
    <w:abstractNumId w:val="15"/>
  </w:num>
  <w:num w:numId="4">
    <w:abstractNumId w:val="17"/>
  </w:num>
  <w:num w:numId="5">
    <w:abstractNumId w:val="18"/>
  </w:num>
  <w:num w:numId="6">
    <w:abstractNumId w:val="11"/>
  </w:num>
  <w:num w:numId="7">
    <w:abstractNumId w:val="29"/>
  </w:num>
  <w:num w:numId="8">
    <w:abstractNumId w:val="5"/>
  </w:num>
  <w:num w:numId="9">
    <w:abstractNumId w:val="7"/>
  </w:num>
  <w:num w:numId="10">
    <w:abstractNumId w:val="2"/>
  </w:num>
  <w:num w:numId="11">
    <w:abstractNumId w:val="13"/>
  </w:num>
  <w:num w:numId="12">
    <w:abstractNumId w:val="21"/>
  </w:num>
  <w:num w:numId="13">
    <w:abstractNumId w:val="4"/>
  </w:num>
  <w:num w:numId="14">
    <w:abstractNumId w:val="12"/>
  </w:num>
  <w:num w:numId="15">
    <w:abstractNumId w:val="9"/>
  </w:num>
  <w:num w:numId="16">
    <w:abstractNumId w:val="14"/>
  </w:num>
  <w:num w:numId="17">
    <w:abstractNumId w:val="1"/>
  </w:num>
  <w:num w:numId="18">
    <w:abstractNumId w:val="3"/>
  </w:num>
  <w:num w:numId="19">
    <w:abstractNumId w:val="28"/>
  </w:num>
  <w:num w:numId="20">
    <w:abstractNumId w:val="19"/>
  </w:num>
  <w:num w:numId="21">
    <w:abstractNumId w:val="8"/>
  </w:num>
  <w:num w:numId="22">
    <w:abstractNumId w:val="10"/>
  </w:num>
  <w:num w:numId="23">
    <w:abstractNumId w:val="25"/>
  </w:num>
  <w:num w:numId="24">
    <w:abstractNumId w:val="20"/>
  </w:num>
  <w:num w:numId="25">
    <w:abstractNumId w:val="26"/>
  </w:num>
  <w:num w:numId="26">
    <w:abstractNumId w:val="24"/>
  </w:num>
  <w:num w:numId="27">
    <w:abstractNumId w:val="16"/>
  </w:num>
  <w:num w:numId="28">
    <w:abstractNumId w:val="27"/>
  </w:num>
  <w:num w:numId="29">
    <w:abstractNumId w:val="6"/>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DDE"/>
    <w:rsid w:val="00007F29"/>
    <w:rsid w:val="00010BFA"/>
    <w:rsid w:val="00025D67"/>
    <w:rsid w:val="000743F2"/>
    <w:rsid w:val="00076DC0"/>
    <w:rsid w:val="00093586"/>
    <w:rsid w:val="00097131"/>
    <w:rsid w:val="000A5F4E"/>
    <w:rsid w:val="000D692C"/>
    <w:rsid w:val="0010224A"/>
    <w:rsid w:val="0011170D"/>
    <w:rsid w:val="0016250B"/>
    <w:rsid w:val="00174FE4"/>
    <w:rsid w:val="00180A82"/>
    <w:rsid w:val="00184022"/>
    <w:rsid w:val="001A7761"/>
    <w:rsid w:val="001B0E8D"/>
    <w:rsid w:val="001F42A6"/>
    <w:rsid w:val="00202612"/>
    <w:rsid w:val="002126FF"/>
    <w:rsid w:val="002552A4"/>
    <w:rsid w:val="002576E3"/>
    <w:rsid w:val="002576F4"/>
    <w:rsid w:val="00275B40"/>
    <w:rsid w:val="00292259"/>
    <w:rsid w:val="002B0BD4"/>
    <w:rsid w:val="002C047B"/>
    <w:rsid w:val="002D4695"/>
    <w:rsid w:val="002D757E"/>
    <w:rsid w:val="002E710A"/>
    <w:rsid w:val="002F5AF1"/>
    <w:rsid w:val="0032777D"/>
    <w:rsid w:val="00330FE4"/>
    <w:rsid w:val="0033168D"/>
    <w:rsid w:val="00332708"/>
    <w:rsid w:val="003659A8"/>
    <w:rsid w:val="00367ADD"/>
    <w:rsid w:val="00374E20"/>
    <w:rsid w:val="00376C95"/>
    <w:rsid w:val="0039312F"/>
    <w:rsid w:val="003A4E94"/>
    <w:rsid w:val="003A585F"/>
    <w:rsid w:val="003C1625"/>
    <w:rsid w:val="003C574B"/>
    <w:rsid w:val="004301BC"/>
    <w:rsid w:val="00446C5D"/>
    <w:rsid w:val="00452206"/>
    <w:rsid w:val="0045492A"/>
    <w:rsid w:val="00492547"/>
    <w:rsid w:val="004A333F"/>
    <w:rsid w:val="004C67CF"/>
    <w:rsid w:val="004F3016"/>
    <w:rsid w:val="004F4729"/>
    <w:rsid w:val="00513D12"/>
    <w:rsid w:val="005148F7"/>
    <w:rsid w:val="00516453"/>
    <w:rsid w:val="00523105"/>
    <w:rsid w:val="00534E20"/>
    <w:rsid w:val="005374D9"/>
    <w:rsid w:val="00557D03"/>
    <w:rsid w:val="005725CB"/>
    <w:rsid w:val="00583E70"/>
    <w:rsid w:val="005A6615"/>
    <w:rsid w:val="005B0112"/>
    <w:rsid w:val="005B5845"/>
    <w:rsid w:val="005C17CC"/>
    <w:rsid w:val="005C2002"/>
    <w:rsid w:val="005C2CC9"/>
    <w:rsid w:val="005C57FD"/>
    <w:rsid w:val="005D0D2B"/>
    <w:rsid w:val="005D5A51"/>
    <w:rsid w:val="005D788D"/>
    <w:rsid w:val="005E72F1"/>
    <w:rsid w:val="005F25D5"/>
    <w:rsid w:val="00604BE8"/>
    <w:rsid w:val="00614663"/>
    <w:rsid w:val="00617DDE"/>
    <w:rsid w:val="00630C74"/>
    <w:rsid w:val="00632D63"/>
    <w:rsid w:val="00637CFE"/>
    <w:rsid w:val="006768D1"/>
    <w:rsid w:val="006825DA"/>
    <w:rsid w:val="0069459D"/>
    <w:rsid w:val="006E6E95"/>
    <w:rsid w:val="00731209"/>
    <w:rsid w:val="00733114"/>
    <w:rsid w:val="007341C4"/>
    <w:rsid w:val="00736820"/>
    <w:rsid w:val="00770574"/>
    <w:rsid w:val="007774AA"/>
    <w:rsid w:val="007A18E5"/>
    <w:rsid w:val="007B6667"/>
    <w:rsid w:val="00815A2D"/>
    <w:rsid w:val="008370C1"/>
    <w:rsid w:val="00842EF5"/>
    <w:rsid w:val="008517B5"/>
    <w:rsid w:val="00854E37"/>
    <w:rsid w:val="00862AF1"/>
    <w:rsid w:val="00864288"/>
    <w:rsid w:val="00864D7B"/>
    <w:rsid w:val="0087361D"/>
    <w:rsid w:val="0087779B"/>
    <w:rsid w:val="008946D0"/>
    <w:rsid w:val="008B51DA"/>
    <w:rsid w:val="008C1D02"/>
    <w:rsid w:val="008E2C80"/>
    <w:rsid w:val="008E4925"/>
    <w:rsid w:val="008F323C"/>
    <w:rsid w:val="008F3E18"/>
    <w:rsid w:val="00931FF8"/>
    <w:rsid w:val="00970264"/>
    <w:rsid w:val="009827E9"/>
    <w:rsid w:val="00983CE6"/>
    <w:rsid w:val="009F5EF9"/>
    <w:rsid w:val="00A30749"/>
    <w:rsid w:val="00A40D04"/>
    <w:rsid w:val="00A6349C"/>
    <w:rsid w:val="00A93147"/>
    <w:rsid w:val="00A9761E"/>
    <w:rsid w:val="00AB698A"/>
    <w:rsid w:val="00AD0F8A"/>
    <w:rsid w:val="00AE24E5"/>
    <w:rsid w:val="00AE5952"/>
    <w:rsid w:val="00B24669"/>
    <w:rsid w:val="00B3584B"/>
    <w:rsid w:val="00B47965"/>
    <w:rsid w:val="00B54CAF"/>
    <w:rsid w:val="00B6567D"/>
    <w:rsid w:val="00B818CE"/>
    <w:rsid w:val="00BB1DB7"/>
    <w:rsid w:val="00BC4022"/>
    <w:rsid w:val="00BC6F3D"/>
    <w:rsid w:val="00BC7356"/>
    <w:rsid w:val="00BE2883"/>
    <w:rsid w:val="00BE7F58"/>
    <w:rsid w:val="00C23D7B"/>
    <w:rsid w:val="00C356E8"/>
    <w:rsid w:val="00C51E31"/>
    <w:rsid w:val="00C73246"/>
    <w:rsid w:val="00CD28DD"/>
    <w:rsid w:val="00CE4122"/>
    <w:rsid w:val="00CF2420"/>
    <w:rsid w:val="00D0537E"/>
    <w:rsid w:val="00D07BBC"/>
    <w:rsid w:val="00D37293"/>
    <w:rsid w:val="00D40102"/>
    <w:rsid w:val="00D538D1"/>
    <w:rsid w:val="00D54F0F"/>
    <w:rsid w:val="00D625C9"/>
    <w:rsid w:val="00D62A74"/>
    <w:rsid w:val="00D6337A"/>
    <w:rsid w:val="00D63E5E"/>
    <w:rsid w:val="00D827BC"/>
    <w:rsid w:val="00D878E8"/>
    <w:rsid w:val="00D95359"/>
    <w:rsid w:val="00D95CB6"/>
    <w:rsid w:val="00D97AE8"/>
    <w:rsid w:val="00DB57B0"/>
    <w:rsid w:val="00DD04BE"/>
    <w:rsid w:val="00DF7DE7"/>
    <w:rsid w:val="00E037A4"/>
    <w:rsid w:val="00E40B8D"/>
    <w:rsid w:val="00E54BCE"/>
    <w:rsid w:val="00E72B36"/>
    <w:rsid w:val="00E916A9"/>
    <w:rsid w:val="00EA31DA"/>
    <w:rsid w:val="00EB6E92"/>
    <w:rsid w:val="00EC1890"/>
    <w:rsid w:val="00EC6FFE"/>
    <w:rsid w:val="00ED1530"/>
    <w:rsid w:val="00ED6F8C"/>
    <w:rsid w:val="00F1385C"/>
    <w:rsid w:val="00F22D10"/>
    <w:rsid w:val="00F276BE"/>
    <w:rsid w:val="00F3394D"/>
    <w:rsid w:val="00F47A2A"/>
    <w:rsid w:val="00FA55CD"/>
    <w:rsid w:val="00FB5040"/>
    <w:rsid w:val="00FC1D70"/>
    <w:rsid w:val="00FC7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20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B011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725C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002"/>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5C2002"/>
    <w:rPr>
      <w:color w:val="0000FF"/>
      <w:u w:val="single"/>
    </w:rPr>
  </w:style>
  <w:style w:type="paragraph" w:styleId="NormalWeb">
    <w:name w:val="Normal (Web)"/>
    <w:basedOn w:val="Normal"/>
    <w:uiPriority w:val="99"/>
    <w:unhideWhenUsed/>
    <w:rsid w:val="005C20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2002"/>
    <w:rPr>
      <w:b/>
      <w:bCs/>
    </w:rPr>
  </w:style>
  <w:style w:type="paragraph" w:styleId="BalloonText">
    <w:name w:val="Balloon Text"/>
    <w:basedOn w:val="Normal"/>
    <w:link w:val="BalloonTextChar"/>
    <w:uiPriority w:val="99"/>
    <w:semiHidden/>
    <w:unhideWhenUsed/>
    <w:rsid w:val="008517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7B5"/>
    <w:rPr>
      <w:rFonts w:ascii="Tahoma" w:hAnsi="Tahoma" w:cs="Tahoma"/>
      <w:sz w:val="16"/>
      <w:szCs w:val="16"/>
    </w:rPr>
  </w:style>
  <w:style w:type="paragraph" w:customStyle="1" w:styleId="qtextpara">
    <w:name w:val="qtext_para"/>
    <w:basedOn w:val="Normal"/>
    <w:rsid w:val="00EC6FF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0537E"/>
    <w:rPr>
      <w:i/>
      <w:iCs/>
    </w:rPr>
  </w:style>
  <w:style w:type="character" w:customStyle="1" w:styleId="stmainservices">
    <w:name w:val="stmainservices"/>
    <w:basedOn w:val="DefaultParagraphFont"/>
    <w:rsid w:val="00E40B8D"/>
  </w:style>
  <w:style w:type="character" w:customStyle="1" w:styleId="stbubblehcount">
    <w:name w:val="stbubble_hcount"/>
    <w:basedOn w:val="DefaultParagraphFont"/>
    <w:rsid w:val="00E40B8D"/>
  </w:style>
  <w:style w:type="character" w:customStyle="1" w:styleId="stplusonehcount">
    <w:name w:val="st_plusone_hcount"/>
    <w:basedOn w:val="DefaultParagraphFont"/>
    <w:rsid w:val="00E40B8D"/>
  </w:style>
  <w:style w:type="character" w:customStyle="1" w:styleId="stfblikehcount">
    <w:name w:val="st_fblike_hcount"/>
    <w:basedOn w:val="DefaultParagraphFont"/>
    <w:rsid w:val="00E40B8D"/>
  </w:style>
  <w:style w:type="paragraph" w:styleId="z-TopofForm">
    <w:name w:val="HTML Top of Form"/>
    <w:basedOn w:val="Normal"/>
    <w:next w:val="Normal"/>
    <w:link w:val="z-TopofFormChar"/>
    <w:hidden/>
    <w:uiPriority w:val="99"/>
    <w:semiHidden/>
    <w:unhideWhenUsed/>
    <w:rsid w:val="00E40B8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40B8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40B8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40B8D"/>
    <w:rPr>
      <w:rFonts w:ascii="Arial" w:eastAsia="Times New Roman" w:hAnsi="Arial" w:cs="Arial"/>
      <w:vanish/>
      <w:sz w:val="16"/>
      <w:szCs w:val="16"/>
    </w:rPr>
  </w:style>
  <w:style w:type="character" w:customStyle="1" w:styleId="Heading2Char">
    <w:name w:val="Heading 2 Char"/>
    <w:basedOn w:val="DefaultParagraphFont"/>
    <w:link w:val="Heading2"/>
    <w:uiPriority w:val="9"/>
    <w:rsid w:val="005B011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725CB"/>
    <w:rPr>
      <w:rFonts w:asciiTheme="majorHAnsi" w:eastAsiaTheme="majorEastAsia" w:hAnsiTheme="majorHAnsi" w:cstheme="majorBidi"/>
      <w:b/>
      <w:bCs/>
      <w:color w:val="4F81BD" w:themeColor="accent1"/>
    </w:rPr>
  </w:style>
  <w:style w:type="character" w:customStyle="1" w:styleId="5mdd">
    <w:name w:val="_5mdd"/>
    <w:basedOn w:val="DefaultParagraphFont"/>
    <w:rsid w:val="00BE2883"/>
  </w:style>
  <w:style w:type="paragraph" w:styleId="ListParagraph">
    <w:name w:val="List Paragraph"/>
    <w:basedOn w:val="Normal"/>
    <w:uiPriority w:val="34"/>
    <w:qFormat/>
    <w:rsid w:val="0045492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20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B011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725C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002"/>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5C2002"/>
    <w:rPr>
      <w:color w:val="0000FF"/>
      <w:u w:val="single"/>
    </w:rPr>
  </w:style>
  <w:style w:type="paragraph" w:styleId="NormalWeb">
    <w:name w:val="Normal (Web)"/>
    <w:basedOn w:val="Normal"/>
    <w:uiPriority w:val="99"/>
    <w:unhideWhenUsed/>
    <w:rsid w:val="005C20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2002"/>
    <w:rPr>
      <w:b/>
      <w:bCs/>
    </w:rPr>
  </w:style>
  <w:style w:type="paragraph" w:styleId="BalloonText">
    <w:name w:val="Balloon Text"/>
    <w:basedOn w:val="Normal"/>
    <w:link w:val="BalloonTextChar"/>
    <w:uiPriority w:val="99"/>
    <w:semiHidden/>
    <w:unhideWhenUsed/>
    <w:rsid w:val="008517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7B5"/>
    <w:rPr>
      <w:rFonts w:ascii="Tahoma" w:hAnsi="Tahoma" w:cs="Tahoma"/>
      <w:sz w:val="16"/>
      <w:szCs w:val="16"/>
    </w:rPr>
  </w:style>
  <w:style w:type="paragraph" w:customStyle="1" w:styleId="qtextpara">
    <w:name w:val="qtext_para"/>
    <w:basedOn w:val="Normal"/>
    <w:rsid w:val="00EC6FF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0537E"/>
    <w:rPr>
      <w:i/>
      <w:iCs/>
    </w:rPr>
  </w:style>
  <w:style w:type="character" w:customStyle="1" w:styleId="stmainservices">
    <w:name w:val="stmainservices"/>
    <w:basedOn w:val="DefaultParagraphFont"/>
    <w:rsid w:val="00E40B8D"/>
  </w:style>
  <w:style w:type="character" w:customStyle="1" w:styleId="stbubblehcount">
    <w:name w:val="stbubble_hcount"/>
    <w:basedOn w:val="DefaultParagraphFont"/>
    <w:rsid w:val="00E40B8D"/>
  </w:style>
  <w:style w:type="character" w:customStyle="1" w:styleId="stplusonehcount">
    <w:name w:val="st_plusone_hcount"/>
    <w:basedOn w:val="DefaultParagraphFont"/>
    <w:rsid w:val="00E40B8D"/>
  </w:style>
  <w:style w:type="character" w:customStyle="1" w:styleId="stfblikehcount">
    <w:name w:val="st_fblike_hcount"/>
    <w:basedOn w:val="DefaultParagraphFont"/>
    <w:rsid w:val="00E40B8D"/>
  </w:style>
  <w:style w:type="paragraph" w:styleId="z-TopofForm">
    <w:name w:val="HTML Top of Form"/>
    <w:basedOn w:val="Normal"/>
    <w:next w:val="Normal"/>
    <w:link w:val="z-TopofFormChar"/>
    <w:hidden/>
    <w:uiPriority w:val="99"/>
    <w:semiHidden/>
    <w:unhideWhenUsed/>
    <w:rsid w:val="00E40B8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40B8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40B8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40B8D"/>
    <w:rPr>
      <w:rFonts w:ascii="Arial" w:eastAsia="Times New Roman" w:hAnsi="Arial" w:cs="Arial"/>
      <w:vanish/>
      <w:sz w:val="16"/>
      <w:szCs w:val="16"/>
    </w:rPr>
  </w:style>
  <w:style w:type="character" w:customStyle="1" w:styleId="Heading2Char">
    <w:name w:val="Heading 2 Char"/>
    <w:basedOn w:val="DefaultParagraphFont"/>
    <w:link w:val="Heading2"/>
    <w:uiPriority w:val="9"/>
    <w:rsid w:val="005B011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725CB"/>
    <w:rPr>
      <w:rFonts w:asciiTheme="majorHAnsi" w:eastAsiaTheme="majorEastAsia" w:hAnsiTheme="majorHAnsi" w:cstheme="majorBidi"/>
      <w:b/>
      <w:bCs/>
      <w:color w:val="4F81BD" w:themeColor="accent1"/>
    </w:rPr>
  </w:style>
  <w:style w:type="character" w:customStyle="1" w:styleId="5mdd">
    <w:name w:val="_5mdd"/>
    <w:basedOn w:val="DefaultParagraphFont"/>
    <w:rsid w:val="00BE2883"/>
  </w:style>
  <w:style w:type="paragraph" w:styleId="ListParagraph">
    <w:name w:val="List Paragraph"/>
    <w:basedOn w:val="Normal"/>
    <w:uiPriority w:val="34"/>
    <w:qFormat/>
    <w:rsid w:val="004549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815394">
      <w:bodyDiv w:val="1"/>
      <w:marLeft w:val="0"/>
      <w:marRight w:val="0"/>
      <w:marTop w:val="0"/>
      <w:marBottom w:val="0"/>
      <w:divBdr>
        <w:top w:val="none" w:sz="0" w:space="0" w:color="auto"/>
        <w:left w:val="none" w:sz="0" w:space="0" w:color="auto"/>
        <w:bottom w:val="none" w:sz="0" w:space="0" w:color="auto"/>
        <w:right w:val="none" w:sz="0" w:space="0" w:color="auto"/>
      </w:divBdr>
    </w:div>
    <w:div w:id="82842186">
      <w:bodyDiv w:val="1"/>
      <w:marLeft w:val="0"/>
      <w:marRight w:val="0"/>
      <w:marTop w:val="0"/>
      <w:marBottom w:val="0"/>
      <w:divBdr>
        <w:top w:val="none" w:sz="0" w:space="0" w:color="auto"/>
        <w:left w:val="none" w:sz="0" w:space="0" w:color="auto"/>
        <w:bottom w:val="none" w:sz="0" w:space="0" w:color="auto"/>
        <w:right w:val="none" w:sz="0" w:space="0" w:color="auto"/>
      </w:divBdr>
    </w:div>
    <w:div w:id="132413050">
      <w:marLeft w:val="0"/>
      <w:marRight w:val="0"/>
      <w:marTop w:val="0"/>
      <w:marBottom w:val="0"/>
      <w:divBdr>
        <w:top w:val="none" w:sz="0" w:space="0" w:color="auto"/>
        <w:left w:val="none" w:sz="0" w:space="0" w:color="auto"/>
        <w:bottom w:val="none" w:sz="0" w:space="0" w:color="auto"/>
        <w:right w:val="none" w:sz="0" w:space="0" w:color="auto"/>
      </w:divBdr>
    </w:div>
    <w:div w:id="177283192">
      <w:bodyDiv w:val="1"/>
      <w:marLeft w:val="0"/>
      <w:marRight w:val="0"/>
      <w:marTop w:val="0"/>
      <w:marBottom w:val="0"/>
      <w:divBdr>
        <w:top w:val="none" w:sz="0" w:space="0" w:color="auto"/>
        <w:left w:val="none" w:sz="0" w:space="0" w:color="auto"/>
        <w:bottom w:val="none" w:sz="0" w:space="0" w:color="auto"/>
        <w:right w:val="none" w:sz="0" w:space="0" w:color="auto"/>
      </w:divBdr>
    </w:div>
    <w:div w:id="229119238">
      <w:bodyDiv w:val="1"/>
      <w:marLeft w:val="0"/>
      <w:marRight w:val="0"/>
      <w:marTop w:val="0"/>
      <w:marBottom w:val="0"/>
      <w:divBdr>
        <w:top w:val="none" w:sz="0" w:space="0" w:color="auto"/>
        <w:left w:val="none" w:sz="0" w:space="0" w:color="auto"/>
        <w:bottom w:val="none" w:sz="0" w:space="0" w:color="auto"/>
        <w:right w:val="none" w:sz="0" w:space="0" w:color="auto"/>
      </w:divBdr>
    </w:div>
    <w:div w:id="235824906">
      <w:bodyDiv w:val="1"/>
      <w:marLeft w:val="0"/>
      <w:marRight w:val="0"/>
      <w:marTop w:val="0"/>
      <w:marBottom w:val="0"/>
      <w:divBdr>
        <w:top w:val="none" w:sz="0" w:space="0" w:color="auto"/>
        <w:left w:val="none" w:sz="0" w:space="0" w:color="auto"/>
        <w:bottom w:val="none" w:sz="0" w:space="0" w:color="auto"/>
        <w:right w:val="none" w:sz="0" w:space="0" w:color="auto"/>
      </w:divBdr>
    </w:div>
    <w:div w:id="314914335">
      <w:bodyDiv w:val="1"/>
      <w:marLeft w:val="0"/>
      <w:marRight w:val="0"/>
      <w:marTop w:val="0"/>
      <w:marBottom w:val="0"/>
      <w:divBdr>
        <w:top w:val="none" w:sz="0" w:space="0" w:color="auto"/>
        <w:left w:val="none" w:sz="0" w:space="0" w:color="auto"/>
        <w:bottom w:val="none" w:sz="0" w:space="0" w:color="auto"/>
        <w:right w:val="none" w:sz="0" w:space="0" w:color="auto"/>
      </w:divBdr>
      <w:divsChild>
        <w:div w:id="547573693">
          <w:marLeft w:val="0"/>
          <w:marRight w:val="0"/>
          <w:marTop w:val="0"/>
          <w:marBottom w:val="0"/>
          <w:divBdr>
            <w:top w:val="none" w:sz="0" w:space="0" w:color="auto"/>
            <w:left w:val="none" w:sz="0" w:space="0" w:color="auto"/>
            <w:bottom w:val="none" w:sz="0" w:space="0" w:color="auto"/>
            <w:right w:val="none" w:sz="0" w:space="0" w:color="auto"/>
          </w:divBdr>
        </w:div>
        <w:div w:id="319701812">
          <w:marLeft w:val="0"/>
          <w:marRight w:val="0"/>
          <w:marTop w:val="0"/>
          <w:marBottom w:val="0"/>
          <w:divBdr>
            <w:top w:val="none" w:sz="0" w:space="0" w:color="auto"/>
            <w:left w:val="none" w:sz="0" w:space="0" w:color="auto"/>
            <w:bottom w:val="none" w:sz="0" w:space="0" w:color="auto"/>
            <w:right w:val="none" w:sz="0" w:space="0" w:color="auto"/>
          </w:divBdr>
        </w:div>
        <w:div w:id="1353723665">
          <w:marLeft w:val="0"/>
          <w:marRight w:val="0"/>
          <w:marTop w:val="0"/>
          <w:marBottom w:val="0"/>
          <w:divBdr>
            <w:top w:val="none" w:sz="0" w:space="0" w:color="auto"/>
            <w:left w:val="none" w:sz="0" w:space="0" w:color="auto"/>
            <w:bottom w:val="none" w:sz="0" w:space="0" w:color="auto"/>
            <w:right w:val="none" w:sz="0" w:space="0" w:color="auto"/>
          </w:divBdr>
        </w:div>
        <w:div w:id="628319433">
          <w:marLeft w:val="0"/>
          <w:marRight w:val="0"/>
          <w:marTop w:val="0"/>
          <w:marBottom w:val="0"/>
          <w:divBdr>
            <w:top w:val="none" w:sz="0" w:space="0" w:color="auto"/>
            <w:left w:val="none" w:sz="0" w:space="0" w:color="auto"/>
            <w:bottom w:val="none" w:sz="0" w:space="0" w:color="auto"/>
            <w:right w:val="none" w:sz="0" w:space="0" w:color="auto"/>
          </w:divBdr>
        </w:div>
        <w:div w:id="238684799">
          <w:marLeft w:val="0"/>
          <w:marRight w:val="0"/>
          <w:marTop w:val="0"/>
          <w:marBottom w:val="0"/>
          <w:divBdr>
            <w:top w:val="none" w:sz="0" w:space="0" w:color="auto"/>
            <w:left w:val="none" w:sz="0" w:space="0" w:color="auto"/>
            <w:bottom w:val="none" w:sz="0" w:space="0" w:color="auto"/>
            <w:right w:val="none" w:sz="0" w:space="0" w:color="auto"/>
          </w:divBdr>
        </w:div>
        <w:div w:id="923614461">
          <w:marLeft w:val="0"/>
          <w:marRight w:val="0"/>
          <w:marTop w:val="0"/>
          <w:marBottom w:val="0"/>
          <w:divBdr>
            <w:top w:val="none" w:sz="0" w:space="0" w:color="auto"/>
            <w:left w:val="none" w:sz="0" w:space="0" w:color="auto"/>
            <w:bottom w:val="none" w:sz="0" w:space="0" w:color="auto"/>
            <w:right w:val="none" w:sz="0" w:space="0" w:color="auto"/>
          </w:divBdr>
        </w:div>
        <w:div w:id="1529222747">
          <w:marLeft w:val="0"/>
          <w:marRight w:val="0"/>
          <w:marTop w:val="0"/>
          <w:marBottom w:val="0"/>
          <w:divBdr>
            <w:top w:val="none" w:sz="0" w:space="0" w:color="auto"/>
            <w:left w:val="none" w:sz="0" w:space="0" w:color="auto"/>
            <w:bottom w:val="none" w:sz="0" w:space="0" w:color="auto"/>
            <w:right w:val="none" w:sz="0" w:space="0" w:color="auto"/>
          </w:divBdr>
        </w:div>
        <w:div w:id="982807742">
          <w:marLeft w:val="0"/>
          <w:marRight w:val="0"/>
          <w:marTop w:val="0"/>
          <w:marBottom w:val="0"/>
          <w:divBdr>
            <w:top w:val="none" w:sz="0" w:space="0" w:color="auto"/>
            <w:left w:val="none" w:sz="0" w:space="0" w:color="auto"/>
            <w:bottom w:val="none" w:sz="0" w:space="0" w:color="auto"/>
            <w:right w:val="none" w:sz="0" w:space="0" w:color="auto"/>
          </w:divBdr>
        </w:div>
        <w:div w:id="1044718682">
          <w:marLeft w:val="0"/>
          <w:marRight w:val="0"/>
          <w:marTop w:val="0"/>
          <w:marBottom w:val="0"/>
          <w:divBdr>
            <w:top w:val="none" w:sz="0" w:space="0" w:color="auto"/>
            <w:left w:val="none" w:sz="0" w:space="0" w:color="auto"/>
            <w:bottom w:val="none" w:sz="0" w:space="0" w:color="auto"/>
            <w:right w:val="none" w:sz="0" w:space="0" w:color="auto"/>
          </w:divBdr>
        </w:div>
        <w:div w:id="778380923">
          <w:marLeft w:val="0"/>
          <w:marRight w:val="0"/>
          <w:marTop w:val="0"/>
          <w:marBottom w:val="0"/>
          <w:divBdr>
            <w:top w:val="none" w:sz="0" w:space="0" w:color="auto"/>
            <w:left w:val="none" w:sz="0" w:space="0" w:color="auto"/>
            <w:bottom w:val="none" w:sz="0" w:space="0" w:color="auto"/>
            <w:right w:val="none" w:sz="0" w:space="0" w:color="auto"/>
          </w:divBdr>
        </w:div>
        <w:div w:id="1298336663">
          <w:marLeft w:val="0"/>
          <w:marRight w:val="0"/>
          <w:marTop w:val="0"/>
          <w:marBottom w:val="0"/>
          <w:divBdr>
            <w:top w:val="none" w:sz="0" w:space="0" w:color="auto"/>
            <w:left w:val="none" w:sz="0" w:space="0" w:color="auto"/>
            <w:bottom w:val="none" w:sz="0" w:space="0" w:color="auto"/>
            <w:right w:val="none" w:sz="0" w:space="0" w:color="auto"/>
          </w:divBdr>
        </w:div>
        <w:div w:id="755903505">
          <w:marLeft w:val="0"/>
          <w:marRight w:val="0"/>
          <w:marTop w:val="0"/>
          <w:marBottom w:val="0"/>
          <w:divBdr>
            <w:top w:val="none" w:sz="0" w:space="0" w:color="auto"/>
            <w:left w:val="none" w:sz="0" w:space="0" w:color="auto"/>
            <w:bottom w:val="none" w:sz="0" w:space="0" w:color="auto"/>
            <w:right w:val="none" w:sz="0" w:space="0" w:color="auto"/>
          </w:divBdr>
        </w:div>
        <w:div w:id="414478123">
          <w:marLeft w:val="0"/>
          <w:marRight w:val="0"/>
          <w:marTop w:val="0"/>
          <w:marBottom w:val="0"/>
          <w:divBdr>
            <w:top w:val="none" w:sz="0" w:space="0" w:color="auto"/>
            <w:left w:val="none" w:sz="0" w:space="0" w:color="auto"/>
            <w:bottom w:val="none" w:sz="0" w:space="0" w:color="auto"/>
            <w:right w:val="none" w:sz="0" w:space="0" w:color="auto"/>
          </w:divBdr>
        </w:div>
        <w:div w:id="2092116079">
          <w:marLeft w:val="0"/>
          <w:marRight w:val="0"/>
          <w:marTop w:val="0"/>
          <w:marBottom w:val="0"/>
          <w:divBdr>
            <w:top w:val="none" w:sz="0" w:space="0" w:color="auto"/>
            <w:left w:val="none" w:sz="0" w:space="0" w:color="auto"/>
            <w:bottom w:val="none" w:sz="0" w:space="0" w:color="auto"/>
            <w:right w:val="none" w:sz="0" w:space="0" w:color="auto"/>
          </w:divBdr>
        </w:div>
        <w:div w:id="1345132798">
          <w:marLeft w:val="0"/>
          <w:marRight w:val="0"/>
          <w:marTop w:val="0"/>
          <w:marBottom w:val="0"/>
          <w:divBdr>
            <w:top w:val="none" w:sz="0" w:space="0" w:color="auto"/>
            <w:left w:val="none" w:sz="0" w:space="0" w:color="auto"/>
            <w:bottom w:val="none" w:sz="0" w:space="0" w:color="auto"/>
            <w:right w:val="none" w:sz="0" w:space="0" w:color="auto"/>
          </w:divBdr>
        </w:div>
        <w:div w:id="1727146072">
          <w:marLeft w:val="0"/>
          <w:marRight w:val="0"/>
          <w:marTop w:val="0"/>
          <w:marBottom w:val="0"/>
          <w:divBdr>
            <w:top w:val="none" w:sz="0" w:space="0" w:color="auto"/>
            <w:left w:val="none" w:sz="0" w:space="0" w:color="auto"/>
            <w:bottom w:val="none" w:sz="0" w:space="0" w:color="auto"/>
            <w:right w:val="none" w:sz="0" w:space="0" w:color="auto"/>
          </w:divBdr>
        </w:div>
        <w:div w:id="1195726464">
          <w:marLeft w:val="0"/>
          <w:marRight w:val="0"/>
          <w:marTop w:val="0"/>
          <w:marBottom w:val="0"/>
          <w:divBdr>
            <w:top w:val="none" w:sz="0" w:space="0" w:color="auto"/>
            <w:left w:val="none" w:sz="0" w:space="0" w:color="auto"/>
            <w:bottom w:val="none" w:sz="0" w:space="0" w:color="auto"/>
            <w:right w:val="none" w:sz="0" w:space="0" w:color="auto"/>
          </w:divBdr>
        </w:div>
        <w:div w:id="2122724382">
          <w:marLeft w:val="0"/>
          <w:marRight w:val="0"/>
          <w:marTop w:val="0"/>
          <w:marBottom w:val="0"/>
          <w:divBdr>
            <w:top w:val="none" w:sz="0" w:space="0" w:color="auto"/>
            <w:left w:val="none" w:sz="0" w:space="0" w:color="auto"/>
            <w:bottom w:val="none" w:sz="0" w:space="0" w:color="auto"/>
            <w:right w:val="none" w:sz="0" w:space="0" w:color="auto"/>
          </w:divBdr>
        </w:div>
        <w:div w:id="2004359895">
          <w:marLeft w:val="0"/>
          <w:marRight w:val="0"/>
          <w:marTop w:val="0"/>
          <w:marBottom w:val="0"/>
          <w:divBdr>
            <w:top w:val="none" w:sz="0" w:space="0" w:color="auto"/>
            <w:left w:val="none" w:sz="0" w:space="0" w:color="auto"/>
            <w:bottom w:val="none" w:sz="0" w:space="0" w:color="auto"/>
            <w:right w:val="none" w:sz="0" w:space="0" w:color="auto"/>
          </w:divBdr>
        </w:div>
        <w:div w:id="996764584">
          <w:marLeft w:val="0"/>
          <w:marRight w:val="0"/>
          <w:marTop w:val="0"/>
          <w:marBottom w:val="0"/>
          <w:divBdr>
            <w:top w:val="none" w:sz="0" w:space="0" w:color="auto"/>
            <w:left w:val="none" w:sz="0" w:space="0" w:color="auto"/>
            <w:bottom w:val="none" w:sz="0" w:space="0" w:color="auto"/>
            <w:right w:val="none" w:sz="0" w:space="0" w:color="auto"/>
          </w:divBdr>
        </w:div>
        <w:div w:id="1161312790">
          <w:marLeft w:val="0"/>
          <w:marRight w:val="0"/>
          <w:marTop w:val="0"/>
          <w:marBottom w:val="0"/>
          <w:divBdr>
            <w:top w:val="none" w:sz="0" w:space="0" w:color="auto"/>
            <w:left w:val="none" w:sz="0" w:space="0" w:color="auto"/>
            <w:bottom w:val="none" w:sz="0" w:space="0" w:color="auto"/>
            <w:right w:val="none" w:sz="0" w:space="0" w:color="auto"/>
          </w:divBdr>
        </w:div>
        <w:div w:id="1988001403">
          <w:marLeft w:val="0"/>
          <w:marRight w:val="0"/>
          <w:marTop w:val="0"/>
          <w:marBottom w:val="0"/>
          <w:divBdr>
            <w:top w:val="none" w:sz="0" w:space="0" w:color="auto"/>
            <w:left w:val="none" w:sz="0" w:space="0" w:color="auto"/>
            <w:bottom w:val="none" w:sz="0" w:space="0" w:color="auto"/>
            <w:right w:val="none" w:sz="0" w:space="0" w:color="auto"/>
          </w:divBdr>
        </w:div>
        <w:div w:id="1632786675">
          <w:marLeft w:val="0"/>
          <w:marRight w:val="0"/>
          <w:marTop w:val="0"/>
          <w:marBottom w:val="0"/>
          <w:divBdr>
            <w:top w:val="none" w:sz="0" w:space="0" w:color="auto"/>
            <w:left w:val="none" w:sz="0" w:space="0" w:color="auto"/>
            <w:bottom w:val="none" w:sz="0" w:space="0" w:color="auto"/>
            <w:right w:val="none" w:sz="0" w:space="0" w:color="auto"/>
          </w:divBdr>
        </w:div>
        <w:div w:id="1911381349">
          <w:marLeft w:val="0"/>
          <w:marRight w:val="0"/>
          <w:marTop w:val="0"/>
          <w:marBottom w:val="0"/>
          <w:divBdr>
            <w:top w:val="none" w:sz="0" w:space="0" w:color="auto"/>
            <w:left w:val="none" w:sz="0" w:space="0" w:color="auto"/>
            <w:bottom w:val="none" w:sz="0" w:space="0" w:color="auto"/>
            <w:right w:val="none" w:sz="0" w:space="0" w:color="auto"/>
          </w:divBdr>
        </w:div>
        <w:div w:id="565190507">
          <w:marLeft w:val="0"/>
          <w:marRight w:val="0"/>
          <w:marTop w:val="0"/>
          <w:marBottom w:val="0"/>
          <w:divBdr>
            <w:top w:val="none" w:sz="0" w:space="0" w:color="auto"/>
            <w:left w:val="none" w:sz="0" w:space="0" w:color="auto"/>
            <w:bottom w:val="none" w:sz="0" w:space="0" w:color="auto"/>
            <w:right w:val="none" w:sz="0" w:space="0" w:color="auto"/>
          </w:divBdr>
        </w:div>
        <w:div w:id="1516384419">
          <w:marLeft w:val="0"/>
          <w:marRight w:val="0"/>
          <w:marTop w:val="0"/>
          <w:marBottom w:val="0"/>
          <w:divBdr>
            <w:top w:val="none" w:sz="0" w:space="0" w:color="auto"/>
            <w:left w:val="none" w:sz="0" w:space="0" w:color="auto"/>
            <w:bottom w:val="none" w:sz="0" w:space="0" w:color="auto"/>
            <w:right w:val="none" w:sz="0" w:space="0" w:color="auto"/>
          </w:divBdr>
        </w:div>
        <w:div w:id="11154444">
          <w:marLeft w:val="0"/>
          <w:marRight w:val="0"/>
          <w:marTop w:val="0"/>
          <w:marBottom w:val="0"/>
          <w:divBdr>
            <w:top w:val="none" w:sz="0" w:space="0" w:color="auto"/>
            <w:left w:val="none" w:sz="0" w:space="0" w:color="auto"/>
            <w:bottom w:val="none" w:sz="0" w:space="0" w:color="auto"/>
            <w:right w:val="none" w:sz="0" w:space="0" w:color="auto"/>
          </w:divBdr>
        </w:div>
        <w:div w:id="986789527">
          <w:marLeft w:val="0"/>
          <w:marRight w:val="0"/>
          <w:marTop w:val="0"/>
          <w:marBottom w:val="0"/>
          <w:divBdr>
            <w:top w:val="none" w:sz="0" w:space="0" w:color="auto"/>
            <w:left w:val="none" w:sz="0" w:space="0" w:color="auto"/>
            <w:bottom w:val="none" w:sz="0" w:space="0" w:color="auto"/>
            <w:right w:val="none" w:sz="0" w:space="0" w:color="auto"/>
          </w:divBdr>
        </w:div>
        <w:div w:id="1626618668">
          <w:marLeft w:val="0"/>
          <w:marRight w:val="0"/>
          <w:marTop w:val="0"/>
          <w:marBottom w:val="0"/>
          <w:divBdr>
            <w:top w:val="none" w:sz="0" w:space="0" w:color="auto"/>
            <w:left w:val="none" w:sz="0" w:space="0" w:color="auto"/>
            <w:bottom w:val="none" w:sz="0" w:space="0" w:color="auto"/>
            <w:right w:val="none" w:sz="0" w:space="0" w:color="auto"/>
          </w:divBdr>
        </w:div>
        <w:div w:id="671487856">
          <w:marLeft w:val="0"/>
          <w:marRight w:val="0"/>
          <w:marTop w:val="0"/>
          <w:marBottom w:val="0"/>
          <w:divBdr>
            <w:top w:val="none" w:sz="0" w:space="0" w:color="auto"/>
            <w:left w:val="none" w:sz="0" w:space="0" w:color="auto"/>
            <w:bottom w:val="none" w:sz="0" w:space="0" w:color="auto"/>
            <w:right w:val="none" w:sz="0" w:space="0" w:color="auto"/>
          </w:divBdr>
        </w:div>
      </w:divsChild>
    </w:div>
    <w:div w:id="351886046">
      <w:bodyDiv w:val="1"/>
      <w:marLeft w:val="0"/>
      <w:marRight w:val="0"/>
      <w:marTop w:val="0"/>
      <w:marBottom w:val="0"/>
      <w:divBdr>
        <w:top w:val="none" w:sz="0" w:space="0" w:color="auto"/>
        <w:left w:val="none" w:sz="0" w:space="0" w:color="auto"/>
        <w:bottom w:val="none" w:sz="0" w:space="0" w:color="auto"/>
        <w:right w:val="none" w:sz="0" w:space="0" w:color="auto"/>
      </w:divBdr>
    </w:div>
    <w:div w:id="409079297">
      <w:bodyDiv w:val="1"/>
      <w:marLeft w:val="0"/>
      <w:marRight w:val="0"/>
      <w:marTop w:val="0"/>
      <w:marBottom w:val="0"/>
      <w:divBdr>
        <w:top w:val="none" w:sz="0" w:space="0" w:color="auto"/>
        <w:left w:val="none" w:sz="0" w:space="0" w:color="auto"/>
        <w:bottom w:val="none" w:sz="0" w:space="0" w:color="auto"/>
        <w:right w:val="none" w:sz="0" w:space="0" w:color="auto"/>
      </w:divBdr>
      <w:divsChild>
        <w:div w:id="242956433">
          <w:marLeft w:val="0"/>
          <w:marRight w:val="0"/>
          <w:marTop w:val="0"/>
          <w:marBottom w:val="0"/>
          <w:divBdr>
            <w:top w:val="none" w:sz="0" w:space="0" w:color="auto"/>
            <w:left w:val="none" w:sz="0" w:space="0" w:color="auto"/>
            <w:bottom w:val="none" w:sz="0" w:space="0" w:color="auto"/>
            <w:right w:val="none" w:sz="0" w:space="0" w:color="auto"/>
          </w:divBdr>
        </w:div>
      </w:divsChild>
    </w:div>
    <w:div w:id="566233707">
      <w:bodyDiv w:val="1"/>
      <w:marLeft w:val="0"/>
      <w:marRight w:val="0"/>
      <w:marTop w:val="0"/>
      <w:marBottom w:val="0"/>
      <w:divBdr>
        <w:top w:val="none" w:sz="0" w:space="0" w:color="auto"/>
        <w:left w:val="none" w:sz="0" w:space="0" w:color="auto"/>
        <w:bottom w:val="none" w:sz="0" w:space="0" w:color="auto"/>
        <w:right w:val="none" w:sz="0" w:space="0" w:color="auto"/>
      </w:divBdr>
    </w:div>
    <w:div w:id="589393884">
      <w:bodyDiv w:val="1"/>
      <w:marLeft w:val="0"/>
      <w:marRight w:val="0"/>
      <w:marTop w:val="0"/>
      <w:marBottom w:val="0"/>
      <w:divBdr>
        <w:top w:val="none" w:sz="0" w:space="0" w:color="auto"/>
        <w:left w:val="none" w:sz="0" w:space="0" w:color="auto"/>
        <w:bottom w:val="none" w:sz="0" w:space="0" w:color="auto"/>
        <w:right w:val="none" w:sz="0" w:space="0" w:color="auto"/>
      </w:divBdr>
    </w:div>
    <w:div w:id="592251626">
      <w:bodyDiv w:val="1"/>
      <w:marLeft w:val="0"/>
      <w:marRight w:val="0"/>
      <w:marTop w:val="0"/>
      <w:marBottom w:val="0"/>
      <w:divBdr>
        <w:top w:val="none" w:sz="0" w:space="0" w:color="auto"/>
        <w:left w:val="none" w:sz="0" w:space="0" w:color="auto"/>
        <w:bottom w:val="none" w:sz="0" w:space="0" w:color="auto"/>
        <w:right w:val="none" w:sz="0" w:space="0" w:color="auto"/>
      </w:divBdr>
    </w:div>
    <w:div w:id="619457115">
      <w:bodyDiv w:val="1"/>
      <w:marLeft w:val="0"/>
      <w:marRight w:val="0"/>
      <w:marTop w:val="0"/>
      <w:marBottom w:val="0"/>
      <w:divBdr>
        <w:top w:val="none" w:sz="0" w:space="0" w:color="auto"/>
        <w:left w:val="none" w:sz="0" w:space="0" w:color="auto"/>
        <w:bottom w:val="none" w:sz="0" w:space="0" w:color="auto"/>
        <w:right w:val="none" w:sz="0" w:space="0" w:color="auto"/>
      </w:divBdr>
    </w:div>
    <w:div w:id="640036544">
      <w:bodyDiv w:val="1"/>
      <w:marLeft w:val="0"/>
      <w:marRight w:val="0"/>
      <w:marTop w:val="0"/>
      <w:marBottom w:val="0"/>
      <w:divBdr>
        <w:top w:val="none" w:sz="0" w:space="0" w:color="auto"/>
        <w:left w:val="none" w:sz="0" w:space="0" w:color="auto"/>
        <w:bottom w:val="none" w:sz="0" w:space="0" w:color="auto"/>
        <w:right w:val="none" w:sz="0" w:space="0" w:color="auto"/>
      </w:divBdr>
    </w:div>
    <w:div w:id="653413856">
      <w:bodyDiv w:val="1"/>
      <w:marLeft w:val="0"/>
      <w:marRight w:val="0"/>
      <w:marTop w:val="0"/>
      <w:marBottom w:val="0"/>
      <w:divBdr>
        <w:top w:val="none" w:sz="0" w:space="0" w:color="auto"/>
        <w:left w:val="none" w:sz="0" w:space="0" w:color="auto"/>
        <w:bottom w:val="none" w:sz="0" w:space="0" w:color="auto"/>
        <w:right w:val="none" w:sz="0" w:space="0" w:color="auto"/>
      </w:divBdr>
      <w:divsChild>
        <w:div w:id="72550335">
          <w:marLeft w:val="0"/>
          <w:marRight w:val="0"/>
          <w:marTop w:val="0"/>
          <w:marBottom w:val="0"/>
          <w:divBdr>
            <w:top w:val="none" w:sz="0" w:space="0" w:color="auto"/>
            <w:left w:val="none" w:sz="0" w:space="0" w:color="auto"/>
            <w:bottom w:val="none" w:sz="0" w:space="0" w:color="auto"/>
            <w:right w:val="none" w:sz="0" w:space="0" w:color="auto"/>
          </w:divBdr>
        </w:div>
      </w:divsChild>
    </w:div>
    <w:div w:id="708645193">
      <w:bodyDiv w:val="1"/>
      <w:marLeft w:val="0"/>
      <w:marRight w:val="0"/>
      <w:marTop w:val="0"/>
      <w:marBottom w:val="0"/>
      <w:divBdr>
        <w:top w:val="none" w:sz="0" w:space="0" w:color="auto"/>
        <w:left w:val="none" w:sz="0" w:space="0" w:color="auto"/>
        <w:bottom w:val="none" w:sz="0" w:space="0" w:color="auto"/>
        <w:right w:val="none" w:sz="0" w:space="0" w:color="auto"/>
      </w:divBdr>
    </w:div>
    <w:div w:id="735587162">
      <w:bodyDiv w:val="1"/>
      <w:marLeft w:val="0"/>
      <w:marRight w:val="0"/>
      <w:marTop w:val="0"/>
      <w:marBottom w:val="0"/>
      <w:divBdr>
        <w:top w:val="none" w:sz="0" w:space="0" w:color="auto"/>
        <w:left w:val="none" w:sz="0" w:space="0" w:color="auto"/>
        <w:bottom w:val="none" w:sz="0" w:space="0" w:color="auto"/>
        <w:right w:val="none" w:sz="0" w:space="0" w:color="auto"/>
      </w:divBdr>
      <w:divsChild>
        <w:div w:id="1480416943">
          <w:marLeft w:val="0"/>
          <w:marRight w:val="0"/>
          <w:marTop w:val="0"/>
          <w:marBottom w:val="0"/>
          <w:divBdr>
            <w:top w:val="none" w:sz="0" w:space="0" w:color="auto"/>
            <w:left w:val="none" w:sz="0" w:space="0" w:color="auto"/>
            <w:bottom w:val="none" w:sz="0" w:space="0" w:color="auto"/>
            <w:right w:val="none" w:sz="0" w:space="0" w:color="auto"/>
          </w:divBdr>
          <w:divsChild>
            <w:div w:id="204282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77794">
      <w:bodyDiv w:val="1"/>
      <w:marLeft w:val="0"/>
      <w:marRight w:val="0"/>
      <w:marTop w:val="0"/>
      <w:marBottom w:val="0"/>
      <w:divBdr>
        <w:top w:val="none" w:sz="0" w:space="0" w:color="auto"/>
        <w:left w:val="none" w:sz="0" w:space="0" w:color="auto"/>
        <w:bottom w:val="none" w:sz="0" w:space="0" w:color="auto"/>
        <w:right w:val="none" w:sz="0" w:space="0" w:color="auto"/>
      </w:divBdr>
    </w:div>
    <w:div w:id="864175382">
      <w:bodyDiv w:val="1"/>
      <w:marLeft w:val="0"/>
      <w:marRight w:val="0"/>
      <w:marTop w:val="0"/>
      <w:marBottom w:val="0"/>
      <w:divBdr>
        <w:top w:val="none" w:sz="0" w:space="0" w:color="auto"/>
        <w:left w:val="none" w:sz="0" w:space="0" w:color="auto"/>
        <w:bottom w:val="none" w:sz="0" w:space="0" w:color="auto"/>
        <w:right w:val="none" w:sz="0" w:space="0" w:color="auto"/>
      </w:divBdr>
    </w:div>
    <w:div w:id="906110353">
      <w:bodyDiv w:val="1"/>
      <w:marLeft w:val="0"/>
      <w:marRight w:val="0"/>
      <w:marTop w:val="0"/>
      <w:marBottom w:val="0"/>
      <w:divBdr>
        <w:top w:val="none" w:sz="0" w:space="0" w:color="auto"/>
        <w:left w:val="none" w:sz="0" w:space="0" w:color="auto"/>
        <w:bottom w:val="none" w:sz="0" w:space="0" w:color="auto"/>
        <w:right w:val="none" w:sz="0" w:space="0" w:color="auto"/>
      </w:divBdr>
      <w:divsChild>
        <w:div w:id="84039995">
          <w:marLeft w:val="0"/>
          <w:marRight w:val="0"/>
          <w:marTop w:val="0"/>
          <w:marBottom w:val="0"/>
          <w:divBdr>
            <w:top w:val="none" w:sz="0" w:space="0" w:color="auto"/>
            <w:left w:val="none" w:sz="0" w:space="0" w:color="auto"/>
            <w:bottom w:val="none" w:sz="0" w:space="0" w:color="auto"/>
            <w:right w:val="none" w:sz="0" w:space="0" w:color="auto"/>
          </w:divBdr>
          <w:divsChild>
            <w:div w:id="3364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25901">
      <w:bodyDiv w:val="1"/>
      <w:marLeft w:val="0"/>
      <w:marRight w:val="0"/>
      <w:marTop w:val="0"/>
      <w:marBottom w:val="0"/>
      <w:divBdr>
        <w:top w:val="none" w:sz="0" w:space="0" w:color="auto"/>
        <w:left w:val="none" w:sz="0" w:space="0" w:color="auto"/>
        <w:bottom w:val="none" w:sz="0" w:space="0" w:color="auto"/>
        <w:right w:val="none" w:sz="0" w:space="0" w:color="auto"/>
      </w:divBdr>
    </w:div>
    <w:div w:id="951935178">
      <w:bodyDiv w:val="1"/>
      <w:marLeft w:val="0"/>
      <w:marRight w:val="0"/>
      <w:marTop w:val="0"/>
      <w:marBottom w:val="0"/>
      <w:divBdr>
        <w:top w:val="none" w:sz="0" w:space="0" w:color="auto"/>
        <w:left w:val="none" w:sz="0" w:space="0" w:color="auto"/>
        <w:bottom w:val="none" w:sz="0" w:space="0" w:color="auto"/>
        <w:right w:val="none" w:sz="0" w:space="0" w:color="auto"/>
      </w:divBdr>
    </w:div>
    <w:div w:id="1009791990">
      <w:bodyDiv w:val="1"/>
      <w:marLeft w:val="0"/>
      <w:marRight w:val="0"/>
      <w:marTop w:val="0"/>
      <w:marBottom w:val="0"/>
      <w:divBdr>
        <w:top w:val="none" w:sz="0" w:space="0" w:color="auto"/>
        <w:left w:val="none" w:sz="0" w:space="0" w:color="auto"/>
        <w:bottom w:val="none" w:sz="0" w:space="0" w:color="auto"/>
        <w:right w:val="none" w:sz="0" w:space="0" w:color="auto"/>
      </w:divBdr>
      <w:divsChild>
        <w:div w:id="1031107664">
          <w:marLeft w:val="0"/>
          <w:marRight w:val="0"/>
          <w:marTop w:val="0"/>
          <w:marBottom w:val="0"/>
          <w:divBdr>
            <w:top w:val="none" w:sz="0" w:space="0" w:color="auto"/>
            <w:left w:val="none" w:sz="0" w:space="0" w:color="auto"/>
            <w:bottom w:val="none" w:sz="0" w:space="0" w:color="auto"/>
            <w:right w:val="none" w:sz="0" w:space="0" w:color="auto"/>
          </w:divBdr>
          <w:divsChild>
            <w:div w:id="1392457433">
              <w:marLeft w:val="0"/>
              <w:marRight w:val="0"/>
              <w:marTop w:val="0"/>
              <w:marBottom w:val="0"/>
              <w:divBdr>
                <w:top w:val="none" w:sz="0" w:space="0" w:color="auto"/>
                <w:left w:val="none" w:sz="0" w:space="0" w:color="auto"/>
                <w:bottom w:val="none" w:sz="0" w:space="0" w:color="auto"/>
                <w:right w:val="none" w:sz="0" w:space="0" w:color="auto"/>
              </w:divBdr>
            </w:div>
          </w:divsChild>
        </w:div>
        <w:div w:id="1574586113">
          <w:marLeft w:val="0"/>
          <w:marRight w:val="0"/>
          <w:marTop w:val="0"/>
          <w:marBottom w:val="0"/>
          <w:divBdr>
            <w:top w:val="none" w:sz="0" w:space="0" w:color="auto"/>
            <w:left w:val="none" w:sz="0" w:space="0" w:color="auto"/>
            <w:bottom w:val="none" w:sz="0" w:space="0" w:color="auto"/>
            <w:right w:val="none" w:sz="0" w:space="0" w:color="auto"/>
          </w:divBdr>
          <w:divsChild>
            <w:div w:id="1544321435">
              <w:marLeft w:val="0"/>
              <w:marRight w:val="0"/>
              <w:marTop w:val="0"/>
              <w:marBottom w:val="0"/>
              <w:divBdr>
                <w:top w:val="none" w:sz="0" w:space="0" w:color="auto"/>
                <w:left w:val="none" w:sz="0" w:space="0" w:color="auto"/>
                <w:bottom w:val="none" w:sz="0" w:space="0" w:color="auto"/>
                <w:right w:val="none" w:sz="0" w:space="0" w:color="auto"/>
              </w:divBdr>
            </w:div>
          </w:divsChild>
        </w:div>
        <w:div w:id="1986010301">
          <w:marLeft w:val="0"/>
          <w:marRight w:val="0"/>
          <w:marTop w:val="0"/>
          <w:marBottom w:val="0"/>
          <w:divBdr>
            <w:top w:val="none" w:sz="0" w:space="0" w:color="auto"/>
            <w:left w:val="none" w:sz="0" w:space="0" w:color="auto"/>
            <w:bottom w:val="none" w:sz="0" w:space="0" w:color="auto"/>
            <w:right w:val="none" w:sz="0" w:space="0" w:color="auto"/>
          </w:divBdr>
          <w:divsChild>
            <w:div w:id="5385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7758">
      <w:bodyDiv w:val="1"/>
      <w:marLeft w:val="0"/>
      <w:marRight w:val="0"/>
      <w:marTop w:val="0"/>
      <w:marBottom w:val="0"/>
      <w:divBdr>
        <w:top w:val="none" w:sz="0" w:space="0" w:color="auto"/>
        <w:left w:val="none" w:sz="0" w:space="0" w:color="auto"/>
        <w:bottom w:val="none" w:sz="0" w:space="0" w:color="auto"/>
        <w:right w:val="none" w:sz="0" w:space="0" w:color="auto"/>
      </w:divBdr>
      <w:divsChild>
        <w:div w:id="1499425728">
          <w:marLeft w:val="0"/>
          <w:marRight w:val="0"/>
          <w:marTop w:val="0"/>
          <w:marBottom w:val="0"/>
          <w:divBdr>
            <w:top w:val="none" w:sz="0" w:space="0" w:color="auto"/>
            <w:left w:val="none" w:sz="0" w:space="0" w:color="auto"/>
            <w:bottom w:val="none" w:sz="0" w:space="0" w:color="auto"/>
            <w:right w:val="none" w:sz="0" w:space="0" w:color="auto"/>
          </w:divBdr>
        </w:div>
      </w:divsChild>
    </w:div>
    <w:div w:id="1084186838">
      <w:bodyDiv w:val="1"/>
      <w:marLeft w:val="0"/>
      <w:marRight w:val="0"/>
      <w:marTop w:val="0"/>
      <w:marBottom w:val="0"/>
      <w:divBdr>
        <w:top w:val="none" w:sz="0" w:space="0" w:color="auto"/>
        <w:left w:val="none" w:sz="0" w:space="0" w:color="auto"/>
        <w:bottom w:val="none" w:sz="0" w:space="0" w:color="auto"/>
        <w:right w:val="none" w:sz="0" w:space="0" w:color="auto"/>
      </w:divBdr>
    </w:div>
    <w:div w:id="1100494377">
      <w:bodyDiv w:val="1"/>
      <w:marLeft w:val="0"/>
      <w:marRight w:val="0"/>
      <w:marTop w:val="0"/>
      <w:marBottom w:val="0"/>
      <w:divBdr>
        <w:top w:val="none" w:sz="0" w:space="0" w:color="auto"/>
        <w:left w:val="none" w:sz="0" w:space="0" w:color="auto"/>
        <w:bottom w:val="none" w:sz="0" w:space="0" w:color="auto"/>
        <w:right w:val="none" w:sz="0" w:space="0" w:color="auto"/>
      </w:divBdr>
    </w:div>
    <w:div w:id="1164079664">
      <w:bodyDiv w:val="1"/>
      <w:marLeft w:val="0"/>
      <w:marRight w:val="0"/>
      <w:marTop w:val="0"/>
      <w:marBottom w:val="0"/>
      <w:divBdr>
        <w:top w:val="none" w:sz="0" w:space="0" w:color="auto"/>
        <w:left w:val="none" w:sz="0" w:space="0" w:color="auto"/>
        <w:bottom w:val="none" w:sz="0" w:space="0" w:color="auto"/>
        <w:right w:val="none" w:sz="0" w:space="0" w:color="auto"/>
      </w:divBdr>
    </w:div>
    <w:div w:id="1195994293">
      <w:bodyDiv w:val="1"/>
      <w:marLeft w:val="0"/>
      <w:marRight w:val="0"/>
      <w:marTop w:val="0"/>
      <w:marBottom w:val="0"/>
      <w:divBdr>
        <w:top w:val="none" w:sz="0" w:space="0" w:color="auto"/>
        <w:left w:val="none" w:sz="0" w:space="0" w:color="auto"/>
        <w:bottom w:val="none" w:sz="0" w:space="0" w:color="auto"/>
        <w:right w:val="none" w:sz="0" w:space="0" w:color="auto"/>
      </w:divBdr>
    </w:div>
    <w:div w:id="1205797191">
      <w:bodyDiv w:val="1"/>
      <w:marLeft w:val="0"/>
      <w:marRight w:val="0"/>
      <w:marTop w:val="0"/>
      <w:marBottom w:val="0"/>
      <w:divBdr>
        <w:top w:val="none" w:sz="0" w:space="0" w:color="auto"/>
        <w:left w:val="none" w:sz="0" w:space="0" w:color="auto"/>
        <w:bottom w:val="none" w:sz="0" w:space="0" w:color="auto"/>
        <w:right w:val="none" w:sz="0" w:space="0" w:color="auto"/>
      </w:divBdr>
    </w:div>
    <w:div w:id="1215508070">
      <w:bodyDiv w:val="1"/>
      <w:marLeft w:val="0"/>
      <w:marRight w:val="0"/>
      <w:marTop w:val="0"/>
      <w:marBottom w:val="0"/>
      <w:divBdr>
        <w:top w:val="none" w:sz="0" w:space="0" w:color="auto"/>
        <w:left w:val="none" w:sz="0" w:space="0" w:color="auto"/>
        <w:bottom w:val="none" w:sz="0" w:space="0" w:color="auto"/>
        <w:right w:val="none" w:sz="0" w:space="0" w:color="auto"/>
      </w:divBdr>
    </w:div>
    <w:div w:id="1240098811">
      <w:bodyDiv w:val="1"/>
      <w:marLeft w:val="0"/>
      <w:marRight w:val="0"/>
      <w:marTop w:val="0"/>
      <w:marBottom w:val="0"/>
      <w:divBdr>
        <w:top w:val="none" w:sz="0" w:space="0" w:color="auto"/>
        <w:left w:val="none" w:sz="0" w:space="0" w:color="auto"/>
        <w:bottom w:val="none" w:sz="0" w:space="0" w:color="auto"/>
        <w:right w:val="none" w:sz="0" w:space="0" w:color="auto"/>
      </w:divBdr>
    </w:div>
    <w:div w:id="1274483854">
      <w:bodyDiv w:val="1"/>
      <w:marLeft w:val="0"/>
      <w:marRight w:val="0"/>
      <w:marTop w:val="0"/>
      <w:marBottom w:val="0"/>
      <w:divBdr>
        <w:top w:val="none" w:sz="0" w:space="0" w:color="auto"/>
        <w:left w:val="none" w:sz="0" w:space="0" w:color="auto"/>
        <w:bottom w:val="none" w:sz="0" w:space="0" w:color="auto"/>
        <w:right w:val="none" w:sz="0" w:space="0" w:color="auto"/>
      </w:divBdr>
      <w:divsChild>
        <w:div w:id="1259412761">
          <w:marLeft w:val="0"/>
          <w:marRight w:val="0"/>
          <w:marTop w:val="0"/>
          <w:marBottom w:val="0"/>
          <w:divBdr>
            <w:top w:val="none" w:sz="0" w:space="0" w:color="auto"/>
            <w:left w:val="none" w:sz="0" w:space="0" w:color="auto"/>
            <w:bottom w:val="none" w:sz="0" w:space="0" w:color="auto"/>
            <w:right w:val="none" w:sz="0" w:space="0" w:color="auto"/>
          </w:divBdr>
          <w:divsChild>
            <w:div w:id="15532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25580">
      <w:bodyDiv w:val="1"/>
      <w:marLeft w:val="0"/>
      <w:marRight w:val="0"/>
      <w:marTop w:val="0"/>
      <w:marBottom w:val="0"/>
      <w:divBdr>
        <w:top w:val="none" w:sz="0" w:space="0" w:color="auto"/>
        <w:left w:val="none" w:sz="0" w:space="0" w:color="auto"/>
        <w:bottom w:val="none" w:sz="0" w:space="0" w:color="auto"/>
        <w:right w:val="none" w:sz="0" w:space="0" w:color="auto"/>
      </w:divBdr>
      <w:divsChild>
        <w:div w:id="452670776">
          <w:marLeft w:val="0"/>
          <w:marRight w:val="0"/>
          <w:marTop w:val="0"/>
          <w:marBottom w:val="0"/>
          <w:divBdr>
            <w:top w:val="none" w:sz="0" w:space="0" w:color="auto"/>
            <w:left w:val="none" w:sz="0" w:space="0" w:color="auto"/>
            <w:bottom w:val="none" w:sz="0" w:space="0" w:color="auto"/>
            <w:right w:val="none" w:sz="0" w:space="0" w:color="auto"/>
          </w:divBdr>
        </w:div>
      </w:divsChild>
    </w:div>
    <w:div w:id="1326474731">
      <w:bodyDiv w:val="1"/>
      <w:marLeft w:val="0"/>
      <w:marRight w:val="0"/>
      <w:marTop w:val="0"/>
      <w:marBottom w:val="0"/>
      <w:divBdr>
        <w:top w:val="none" w:sz="0" w:space="0" w:color="auto"/>
        <w:left w:val="none" w:sz="0" w:space="0" w:color="auto"/>
        <w:bottom w:val="none" w:sz="0" w:space="0" w:color="auto"/>
        <w:right w:val="none" w:sz="0" w:space="0" w:color="auto"/>
      </w:divBdr>
    </w:div>
    <w:div w:id="1336609430">
      <w:bodyDiv w:val="1"/>
      <w:marLeft w:val="0"/>
      <w:marRight w:val="0"/>
      <w:marTop w:val="0"/>
      <w:marBottom w:val="0"/>
      <w:divBdr>
        <w:top w:val="none" w:sz="0" w:space="0" w:color="auto"/>
        <w:left w:val="none" w:sz="0" w:space="0" w:color="auto"/>
        <w:bottom w:val="none" w:sz="0" w:space="0" w:color="auto"/>
        <w:right w:val="none" w:sz="0" w:space="0" w:color="auto"/>
      </w:divBdr>
    </w:div>
    <w:div w:id="1339426946">
      <w:bodyDiv w:val="1"/>
      <w:marLeft w:val="0"/>
      <w:marRight w:val="0"/>
      <w:marTop w:val="0"/>
      <w:marBottom w:val="0"/>
      <w:divBdr>
        <w:top w:val="none" w:sz="0" w:space="0" w:color="auto"/>
        <w:left w:val="none" w:sz="0" w:space="0" w:color="auto"/>
        <w:bottom w:val="none" w:sz="0" w:space="0" w:color="auto"/>
        <w:right w:val="none" w:sz="0" w:space="0" w:color="auto"/>
      </w:divBdr>
    </w:div>
    <w:div w:id="1344552165">
      <w:bodyDiv w:val="1"/>
      <w:marLeft w:val="0"/>
      <w:marRight w:val="0"/>
      <w:marTop w:val="0"/>
      <w:marBottom w:val="0"/>
      <w:divBdr>
        <w:top w:val="none" w:sz="0" w:space="0" w:color="auto"/>
        <w:left w:val="none" w:sz="0" w:space="0" w:color="auto"/>
        <w:bottom w:val="none" w:sz="0" w:space="0" w:color="auto"/>
        <w:right w:val="none" w:sz="0" w:space="0" w:color="auto"/>
      </w:divBdr>
    </w:div>
    <w:div w:id="1345522296">
      <w:bodyDiv w:val="1"/>
      <w:marLeft w:val="0"/>
      <w:marRight w:val="0"/>
      <w:marTop w:val="0"/>
      <w:marBottom w:val="0"/>
      <w:divBdr>
        <w:top w:val="none" w:sz="0" w:space="0" w:color="auto"/>
        <w:left w:val="none" w:sz="0" w:space="0" w:color="auto"/>
        <w:bottom w:val="none" w:sz="0" w:space="0" w:color="auto"/>
        <w:right w:val="none" w:sz="0" w:space="0" w:color="auto"/>
      </w:divBdr>
    </w:div>
    <w:div w:id="1350138758">
      <w:bodyDiv w:val="1"/>
      <w:marLeft w:val="0"/>
      <w:marRight w:val="0"/>
      <w:marTop w:val="0"/>
      <w:marBottom w:val="0"/>
      <w:divBdr>
        <w:top w:val="none" w:sz="0" w:space="0" w:color="auto"/>
        <w:left w:val="none" w:sz="0" w:space="0" w:color="auto"/>
        <w:bottom w:val="none" w:sz="0" w:space="0" w:color="auto"/>
        <w:right w:val="none" w:sz="0" w:space="0" w:color="auto"/>
      </w:divBdr>
      <w:divsChild>
        <w:div w:id="1516001164">
          <w:marLeft w:val="0"/>
          <w:marRight w:val="0"/>
          <w:marTop w:val="0"/>
          <w:marBottom w:val="0"/>
          <w:divBdr>
            <w:top w:val="none" w:sz="0" w:space="0" w:color="auto"/>
            <w:left w:val="none" w:sz="0" w:space="0" w:color="auto"/>
            <w:bottom w:val="none" w:sz="0" w:space="0" w:color="auto"/>
            <w:right w:val="none" w:sz="0" w:space="0" w:color="auto"/>
          </w:divBdr>
          <w:divsChild>
            <w:div w:id="125193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5699">
      <w:bodyDiv w:val="1"/>
      <w:marLeft w:val="0"/>
      <w:marRight w:val="0"/>
      <w:marTop w:val="0"/>
      <w:marBottom w:val="0"/>
      <w:divBdr>
        <w:top w:val="none" w:sz="0" w:space="0" w:color="auto"/>
        <w:left w:val="none" w:sz="0" w:space="0" w:color="auto"/>
        <w:bottom w:val="none" w:sz="0" w:space="0" w:color="auto"/>
        <w:right w:val="none" w:sz="0" w:space="0" w:color="auto"/>
      </w:divBdr>
      <w:divsChild>
        <w:div w:id="937563026">
          <w:marLeft w:val="0"/>
          <w:marRight w:val="0"/>
          <w:marTop w:val="0"/>
          <w:marBottom w:val="0"/>
          <w:divBdr>
            <w:top w:val="none" w:sz="0" w:space="0" w:color="auto"/>
            <w:left w:val="none" w:sz="0" w:space="0" w:color="auto"/>
            <w:bottom w:val="none" w:sz="0" w:space="0" w:color="auto"/>
            <w:right w:val="none" w:sz="0" w:space="0" w:color="auto"/>
          </w:divBdr>
        </w:div>
      </w:divsChild>
    </w:div>
    <w:div w:id="1362244468">
      <w:bodyDiv w:val="1"/>
      <w:marLeft w:val="0"/>
      <w:marRight w:val="0"/>
      <w:marTop w:val="0"/>
      <w:marBottom w:val="0"/>
      <w:divBdr>
        <w:top w:val="none" w:sz="0" w:space="0" w:color="auto"/>
        <w:left w:val="none" w:sz="0" w:space="0" w:color="auto"/>
        <w:bottom w:val="none" w:sz="0" w:space="0" w:color="auto"/>
        <w:right w:val="none" w:sz="0" w:space="0" w:color="auto"/>
      </w:divBdr>
    </w:div>
    <w:div w:id="1378892987">
      <w:bodyDiv w:val="1"/>
      <w:marLeft w:val="0"/>
      <w:marRight w:val="0"/>
      <w:marTop w:val="0"/>
      <w:marBottom w:val="0"/>
      <w:divBdr>
        <w:top w:val="none" w:sz="0" w:space="0" w:color="auto"/>
        <w:left w:val="none" w:sz="0" w:space="0" w:color="auto"/>
        <w:bottom w:val="none" w:sz="0" w:space="0" w:color="auto"/>
        <w:right w:val="none" w:sz="0" w:space="0" w:color="auto"/>
      </w:divBdr>
    </w:div>
    <w:div w:id="1422334429">
      <w:bodyDiv w:val="1"/>
      <w:marLeft w:val="0"/>
      <w:marRight w:val="0"/>
      <w:marTop w:val="0"/>
      <w:marBottom w:val="0"/>
      <w:divBdr>
        <w:top w:val="none" w:sz="0" w:space="0" w:color="auto"/>
        <w:left w:val="none" w:sz="0" w:space="0" w:color="auto"/>
        <w:bottom w:val="none" w:sz="0" w:space="0" w:color="auto"/>
        <w:right w:val="none" w:sz="0" w:space="0" w:color="auto"/>
      </w:divBdr>
    </w:div>
    <w:div w:id="1474568559">
      <w:bodyDiv w:val="1"/>
      <w:marLeft w:val="0"/>
      <w:marRight w:val="0"/>
      <w:marTop w:val="0"/>
      <w:marBottom w:val="0"/>
      <w:divBdr>
        <w:top w:val="none" w:sz="0" w:space="0" w:color="auto"/>
        <w:left w:val="none" w:sz="0" w:space="0" w:color="auto"/>
        <w:bottom w:val="none" w:sz="0" w:space="0" w:color="auto"/>
        <w:right w:val="none" w:sz="0" w:space="0" w:color="auto"/>
      </w:divBdr>
    </w:div>
    <w:div w:id="1477599870">
      <w:bodyDiv w:val="1"/>
      <w:marLeft w:val="0"/>
      <w:marRight w:val="0"/>
      <w:marTop w:val="0"/>
      <w:marBottom w:val="0"/>
      <w:divBdr>
        <w:top w:val="none" w:sz="0" w:space="0" w:color="auto"/>
        <w:left w:val="none" w:sz="0" w:space="0" w:color="auto"/>
        <w:bottom w:val="none" w:sz="0" w:space="0" w:color="auto"/>
        <w:right w:val="none" w:sz="0" w:space="0" w:color="auto"/>
      </w:divBdr>
      <w:divsChild>
        <w:div w:id="1060514257">
          <w:marLeft w:val="0"/>
          <w:marRight w:val="0"/>
          <w:marTop w:val="0"/>
          <w:marBottom w:val="0"/>
          <w:divBdr>
            <w:top w:val="none" w:sz="0" w:space="0" w:color="auto"/>
            <w:left w:val="none" w:sz="0" w:space="0" w:color="auto"/>
            <w:bottom w:val="none" w:sz="0" w:space="0" w:color="auto"/>
            <w:right w:val="none" w:sz="0" w:space="0" w:color="auto"/>
          </w:divBdr>
          <w:divsChild>
            <w:div w:id="1232931038">
              <w:marLeft w:val="0"/>
              <w:marRight w:val="0"/>
              <w:marTop w:val="0"/>
              <w:marBottom w:val="0"/>
              <w:divBdr>
                <w:top w:val="none" w:sz="0" w:space="0" w:color="auto"/>
                <w:left w:val="none" w:sz="0" w:space="0" w:color="auto"/>
                <w:bottom w:val="none" w:sz="0" w:space="0" w:color="auto"/>
                <w:right w:val="none" w:sz="0" w:space="0" w:color="auto"/>
              </w:divBdr>
            </w:div>
          </w:divsChild>
        </w:div>
        <w:div w:id="1800103895">
          <w:marLeft w:val="0"/>
          <w:marRight w:val="0"/>
          <w:marTop w:val="0"/>
          <w:marBottom w:val="0"/>
          <w:divBdr>
            <w:top w:val="none" w:sz="0" w:space="0" w:color="auto"/>
            <w:left w:val="none" w:sz="0" w:space="0" w:color="auto"/>
            <w:bottom w:val="none" w:sz="0" w:space="0" w:color="auto"/>
            <w:right w:val="none" w:sz="0" w:space="0" w:color="auto"/>
          </w:divBdr>
          <w:divsChild>
            <w:div w:id="1344015297">
              <w:marLeft w:val="0"/>
              <w:marRight w:val="0"/>
              <w:marTop w:val="0"/>
              <w:marBottom w:val="0"/>
              <w:divBdr>
                <w:top w:val="none" w:sz="0" w:space="0" w:color="auto"/>
                <w:left w:val="none" w:sz="0" w:space="0" w:color="auto"/>
                <w:bottom w:val="none" w:sz="0" w:space="0" w:color="auto"/>
                <w:right w:val="none" w:sz="0" w:space="0" w:color="auto"/>
              </w:divBdr>
              <w:divsChild>
                <w:div w:id="908416281">
                  <w:marLeft w:val="0"/>
                  <w:marRight w:val="0"/>
                  <w:marTop w:val="0"/>
                  <w:marBottom w:val="0"/>
                  <w:divBdr>
                    <w:top w:val="none" w:sz="0" w:space="0" w:color="auto"/>
                    <w:left w:val="none" w:sz="0" w:space="0" w:color="auto"/>
                    <w:bottom w:val="none" w:sz="0" w:space="0" w:color="auto"/>
                    <w:right w:val="none" w:sz="0" w:space="0" w:color="auto"/>
                  </w:divBdr>
                  <w:divsChild>
                    <w:div w:id="100154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658535">
      <w:bodyDiv w:val="1"/>
      <w:marLeft w:val="0"/>
      <w:marRight w:val="0"/>
      <w:marTop w:val="0"/>
      <w:marBottom w:val="0"/>
      <w:divBdr>
        <w:top w:val="none" w:sz="0" w:space="0" w:color="auto"/>
        <w:left w:val="none" w:sz="0" w:space="0" w:color="auto"/>
        <w:bottom w:val="none" w:sz="0" w:space="0" w:color="auto"/>
        <w:right w:val="none" w:sz="0" w:space="0" w:color="auto"/>
      </w:divBdr>
      <w:divsChild>
        <w:div w:id="416512628">
          <w:marLeft w:val="0"/>
          <w:marRight w:val="0"/>
          <w:marTop w:val="0"/>
          <w:marBottom w:val="0"/>
          <w:divBdr>
            <w:top w:val="none" w:sz="0" w:space="0" w:color="auto"/>
            <w:left w:val="none" w:sz="0" w:space="0" w:color="auto"/>
            <w:bottom w:val="none" w:sz="0" w:space="0" w:color="auto"/>
            <w:right w:val="none" w:sz="0" w:space="0" w:color="auto"/>
          </w:divBdr>
        </w:div>
      </w:divsChild>
    </w:div>
    <w:div w:id="1535266452">
      <w:bodyDiv w:val="1"/>
      <w:marLeft w:val="0"/>
      <w:marRight w:val="0"/>
      <w:marTop w:val="0"/>
      <w:marBottom w:val="0"/>
      <w:divBdr>
        <w:top w:val="none" w:sz="0" w:space="0" w:color="auto"/>
        <w:left w:val="none" w:sz="0" w:space="0" w:color="auto"/>
        <w:bottom w:val="none" w:sz="0" w:space="0" w:color="auto"/>
        <w:right w:val="none" w:sz="0" w:space="0" w:color="auto"/>
      </w:divBdr>
      <w:divsChild>
        <w:div w:id="1518539219">
          <w:marLeft w:val="0"/>
          <w:marRight w:val="0"/>
          <w:marTop w:val="0"/>
          <w:marBottom w:val="0"/>
          <w:divBdr>
            <w:top w:val="none" w:sz="0" w:space="0" w:color="auto"/>
            <w:left w:val="none" w:sz="0" w:space="0" w:color="auto"/>
            <w:bottom w:val="none" w:sz="0" w:space="0" w:color="auto"/>
            <w:right w:val="none" w:sz="0" w:space="0" w:color="auto"/>
          </w:divBdr>
        </w:div>
      </w:divsChild>
    </w:div>
    <w:div w:id="1536848570">
      <w:bodyDiv w:val="1"/>
      <w:marLeft w:val="0"/>
      <w:marRight w:val="0"/>
      <w:marTop w:val="0"/>
      <w:marBottom w:val="0"/>
      <w:divBdr>
        <w:top w:val="none" w:sz="0" w:space="0" w:color="auto"/>
        <w:left w:val="none" w:sz="0" w:space="0" w:color="auto"/>
        <w:bottom w:val="none" w:sz="0" w:space="0" w:color="auto"/>
        <w:right w:val="none" w:sz="0" w:space="0" w:color="auto"/>
      </w:divBdr>
      <w:divsChild>
        <w:div w:id="1415589830">
          <w:marLeft w:val="0"/>
          <w:marRight w:val="0"/>
          <w:marTop w:val="0"/>
          <w:marBottom w:val="0"/>
          <w:divBdr>
            <w:top w:val="none" w:sz="0" w:space="0" w:color="auto"/>
            <w:left w:val="none" w:sz="0" w:space="0" w:color="auto"/>
            <w:bottom w:val="none" w:sz="0" w:space="0" w:color="auto"/>
            <w:right w:val="none" w:sz="0" w:space="0" w:color="auto"/>
          </w:divBdr>
        </w:div>
        <w:div w:id="1477063185">
          <w:marLeft w:val="0"/>
          <w:marRight w:val="0"/>
          <w:marTop w:val="0"/>
          <w:marBottom w:val="0"/>
          <w:divBdr>
            <w:top w:val="none" w:sz="0" w:space="0" w:color="auto"/>
            <w:left w:val="none" w:sz="0" w:space="0" w:color="auto"/>
            <w:bottom w:val="none" w:sz="0" w:space="0" w:color="auto"/>
            <w:right w:val="none" w:sz="0" w:space="0" w:color="auto"/>
          </w:divBdr>
        </w:div>
      </w:divsChild>
    </w:div>
    <w:div w:id="1569880625">
      <w:bodyDiv w:val="1"/>
      <w:marLeft w:val="0"/>
      <w:marRight w:val="0"/>
      <w:marTop w:val="0"/>
      <w:marBottom w:val="0"/>
      <w:divBdr>
        <w:top w:val="none" w:sz="0" w:space="0" w:color="auto"/>
        <w:left w:val="none" w:sz="0" w:space="0" w:color="auto"/>
        <w:bottom w:val="none" w:sz="0" w:space="0" w:color="auto"/>
        <w:right w:val="none" w:sz="0" w:space="0" w:color="auto"/>
      </w:divBdr>
    </w:div>
    <w:div w:id="1569921615">
      <w:bodyDiv w:val="1"/>
      <w:marLeft w:val="0"/>
      <w:marRight w:val="0"/>
      <w:marTop w:val="0"/>
      <w:marBottom w:val="0"/>
      <w:divBdr>
        <w:top w:val="none" w:sz="0" w:space="0" w:color="auto"/>
        <w:left w:val="none" w:sz="0" w:space="0" w:color="auto"/>
        <w:bottom w:val="none" w:sz="0" w:space="0" w:color="auto"/>
        <w:right w:val="none" w:sz="0" w:space="0" w:color="auto"/>
      </w:divBdr>
    </w:div>
    <w:div w:id="1583294306">
      <w:bodyDiv w:val="1"/>
      <w:marLeft w:val="0"/>
      <w:marRight w:val="0"/>
      <w:marTop w:val="0"/>
      <w:marBottom w:val="0"/>
      <w:divBdr>
        <w:top w:val="none" w:sz="0" w:space="0" w:color="auto"/>
        <w:left w:val="none" w:sz="0" w:space="0" w:color="auto"/>
        <w:bottom w:val="none" w:sz="0" w:space="0" w:color="auto"/>
        <w:right w:val="none" w:sz="0" w:space="0" w:color="auto"/>
      </w:divBdr>
    </w:div>
    <w:div w:id="1663704060">
      <w:marLeft w:val="0"/>
      <w:marRight w:val="0"/>
      <w:marTop w:val="0"/>
      <w:marBottom w:val="0"/>
      <w:divBdr>
        <w:top w:val="none" w:sz="0" w:space="0" w:color="auto"/>
        <w:left w:val="none" w:sz="0" w:space="0" w:color="auto"/>
        <w:bottom w:val="none" w:sz="0" w:space="0" w:color="auto"/>
        <w:right w:val="none" w:sz="0" w:space="0" w:color="auto"/>
      </w:divBdr>
    </w:div>
    <w:div w:id="1677145556">
      <w:bodyDiv w:val="1"/>
      <w:marLeft w:val="0"/>
      <w:marRight w:val="0"/>
      <w:marTop w:val="0"/>
      <w:marBottom w:val="0"/>
      <w:divBdr>
        <w:top w:val="none" w:sz="0" w:space="0" w:color="auto"/>
        <w:left w:val="none" w:sz="0" w:space="0" w:color="auto"/>
        <w:bottom w:val="none" w:sz="0" w:space="0" w:color="auto"/>
        <w:right w:val="none" w:sz="0" w:space="0" w:color="auto"/>
      </w:divBdr>
    </w:div>
    <w:div w:id="1699577292">
      <w:bodyDiv w:val="1"/>
      <w:marLeft w:val="0"/>
      <w:marRight w:val="0"/>
      <w:marTop w:val="0"/>
      <w:marBottom w:val="0"/>
      <w:divBdr>
        <w:top w:val="none" w:sz="0" w:space="0" w:color="auto"/>
        <w:left w:val="none" w:sz="0" w:space="0" w:color="auto"/>
        <w:bottom w:val="none" w:sz="0" w:space="0" w:color="auto"/>
        <w:right w:val="none" w:sz="0" w:space="0" w:color="auto"/>
      </w:divBdr>
    </w:div>
    <w:div w:id="1707876535">
      <w:bodyDiv w:val="1"/>
      <w:marLeft w:val="0"/>
      <w:marRight w:val="0"/>
      <w:marTop w:val="0"/>
      <w:marBottom w:val="0"/>
      <w:divBdr>
        <w:top w:val="none" w:sz="0" w:space="0" w:color="auto"/>
        <w:left w:val="none" w:sz="0" w:space="0" w:color="auto"/>
        <w:bottom w:val="none" w:sz="0" w:space="0" w:color="auto"/>
        <w:right w:val="none" w:sz="0" w:space="0" w:color="auto"/>
      </w:divBdr>
    </w:div>
    <w:div w:id="1768849274">
      <w:bodyDiv w:val="1"/>
      <w:marLeft w:val="0"/>
      <w:marRight w:val="0"/>
      <w:marTop w:val="0"/>
      <w:marBottom w:val="0"/>
      <w:divBdr>
        <w:top w:val="none" w:sz="0" w:space="0" w:color="auto"/>
        <w:left w:val="none" w:sz="0" w:space="0" w:color="auto"/>
        <w:bottom w:val="none" w:sz="0" w:space="0" w:color="auto"/>
        <w:right w:val="none" w:sz="0" w:space="0" w:color="auto"/>
      </w:divBdr>
      <w:divsChild>
        <w:div w:id="301932864">
          <w:marLeft w:val="0"/>
          <w:marRight w:val="0"/>
          <w:marTop w:val="0"/>
          <w:marBottom w:val="0"/>
          <w:divBdr>
            <w:top w:val="none" w:sz="0" w:space="0" w:color="auto"/>
            <w:left w:val="none" w:sz="0" w:space="0" w:color="auto"/>
            <w:bottom w:val="none" w:sz="0" w:space="0" w:color="auto"/>
            <w:right w:val="none" w:sz="0" w:space="0" w:color="auto"/>
          </w:divBdr>
        </w:div>
        <w:div w:id="653337512">
          <w:marLeft w:val="0"/>
          <w:marRight w:val="0"/>
          <w:marTop w:val="0"/>
          <w:marBottom w:val="0"/>
          <w:divBdr>
            <w:top w:val="none" w:sz="0" w:space="0" w:color="auto"/>
            <w:left w:val="none" w:sz="0" w:space="0" w:color="auto"/>
            <w:bottom w:val="none" w:sz="0" w:space="0" w:color="auto"/>
            <w:right w:val="none" w:sz="0" w:space="0" w:color="auto"/>
          </w:divBdr>
        </w:div>
      </w:divsChild>
    </w:div>
    <w:div w:id="1828861138">
      <w:bodyDiv w:val="1"/>
      <w:marLeft w:val="0"/>
      <w:marRight w:val="0"/>
      <w:marTop w:val="0"/>
      <w:marBottom w:val="0"/>
      <w:divBdr>
        <w:top w:val="none" w:sz="0" w:space="0" w:color="auto"/>
        <w:left w:val="none" w:sz="0" w:space="0" w:color="auto"/>
        <w:bottom w:val="none" w:sz="0" w:space="0" w:color="auto"/>
        <w:right w:val="none" w:sz="0" w:space="0" w:color="auto"/>
      </w:divBdr>
    </w:div>
    <w:div w:id="1858274984">
      <w:bodyDiv w:val="1"/>
      <w:marLeft w:val="0"/>
      <w:marRight w:val="0"/>
      <w:marTop w:val="0"/>
      <w:marBottom w:val="0"/>
      <w:divBdr>
        <w:top w:val="none" w:sz="0" w:space="0" w:color="auto"/>
        <w:left w:val="none" w:sz="0" w:space="0" w:color="auto"/>
        <w:bottom w:val="none" w:sz="0" w:space="0" w:color="auto"/>
        <w:right w:val="none" w:sz="0" w:space="0" w:color="auto"/>
      </w:divBdr>
    </w:div>
    <w:div w:id="1860582106">
      <w:bodyDiv w:val="1"/>
      <w:marLeft w:val="0"/>
      <w:marRight w:val="0"/>
      <w:marTop w:val="0"/>
      <w:marBottom w:val="0"/>
      <w:divBdr>
        <w:top w:val="none" w:sz="0" w:space="0" w:color="auto"/>
        <w:left w:val="none" w:sz="0" w:space="0" w:color="auto"/>
        <w:bottom w:val="none" w:sz="0" w:space="0" w:color="auto"/>
        <w:right w:val="none" w:sz="0" w:space="0" w:color="auto"/>
      </w:divBdr>
      <w:divsChild>
        <w:div w:id="1228109434">
          <w:marLeft w:val="0"/>
          <w:marRight w:val="0"/>
          <w:marTop w:val="0"/>
          <w:marBottom w:val="0"/>
          <w:divBdr>
            <w:top w:val="none" w:sz="0" w:space="0" w:color="auto"/>
            <w:left w:val="none" w:sz="0" w:space="0" w:color="auto"/>
            <w:bottom w:val="none" w:sz="0" w:space="0" w:color="auto"/>
            <w:right w:val="none" w:sz="0" w:space="0" w:color="auto"/>
          </w:divBdr>
        </w:div>
        <w:div w:id="1562135294">
          <w:marLeft w:val="0"/>
          <w:marRight w:val="0"/>
          <w:marTop w:val="0"/>
          <w:marBottom w:val="0"/>
          <w:divBdr>
            <w:top w:val="none" w:sz="0" w:space="0" w:color="auto"/>
            <w:left w:val="none" w:sz="0" w:space="0" w:color="auto"/>
            <w:bottom w:val="none" w:sz="0" w:space="0" w:color="auto"/>
            <w:right w:val="none" w:sz="0" w:space="0" w:color="auto"/>
          </w:divBdr>
        </w:div>
        <w:div w:id="188956821">
          <w:marLeft w:val="0"/>
          <w:marRight w:val="0"/>
          <w:marTop w:val="0"/>
          <w:marBottom w:val="0"/>
          <w:divBdr>
            <w:top w:val="none" w:sz="0" w:space="0" w:color="auto"/>
            <w:left w:val="none" w:sz="0" w:space="0" w:color="auto"/>
            <w:bottom w:val="none" w:sz="0" w:space="0" w:color="auto"/>
            <w:right w:val="none" w:sz="0" w:space="0" w:color="auto"/>
          </w:divBdr>
        </w:div>
        <w:div w:id="659621031">
          <w:marLeft w:val="0"/>
          <w:marRight w:val="0"/>
          <w:marTop w:val="0"/>
          <w:marBottom w:val="0"/>
          <w:divBdr>
            <w:top w:val="none" w:sz="0" w:space="0" w:color="auto"/>
            <w:left w:val="none" w:sz="0" w:space="0" w:color="auto"/>
            <w:bottom w:val="none" w:sz="0" w:space="0" w:color="auto"/>
            <w:right w:val="none" w:sz="0" w:space="0" w:color="auto"/>
          </w:divBdr>
        </w:div>
        <w:div w:id="167329675">
          <w:marLeft w:val="0"/>
          <w:marRight w:val="0"/>
          <w:marTop w:val="0"/>
          <w:marBottom w:val="0"/>
          <w:divBdr>
            <w:top w:val="none" w:sz="0" w:space="0" w:color="auto"/>
            <w:left w:val="none" w:sz="0" w:space="0" w:color="auto"/>
            <w:bottom w:val="none" w:sz="0" w:space="0" w:color="auto"/>
            <w:right w:val="none" w:sz="0" w:space="0" w:color="auto"/>
          </w:divBdr>
        </w:div>
        <w:div w:id="1146388062">
          <w:marLeft w:val="0"/>
          <w:marRight w:val="0"/>
          <w:marTop w:val="0"/>
          <w:marBottom w:val="0"/>
          <w:divBdr>
            <w:top w:val="none" w:sz="0" w:space="0" w:color="auto"/>
            <w:left w:val="none" w:sz="0" w:space="0" w:color="auto"/>
            <w:bottom w:val="none" w:sz="0" w:space="0" w:color="auto"/>
            <w:right w:val="none" w:sz="0" w:space="0" w:color="auto"/>
          </w:divBdr>
        </w:div>
        <w:div w:id="170879795">
          <w:marLeft w:val="0"/>
          <w:marRight w:val="0"/>
          <w:marTop w:val="0"/>
          <w:marBottom w:val="0"/>
          <w:divBdr>
            <w:top w:val="none" w:sz="0" w:space="0" w:color="auto"/>
            <w:left w:val="none" w:sz="0" w:space="0" w:color="auto"/>
            <w:bottom w:val="none" w:sz="0" w:space="0" w:color="auto"/>
            <w:right w:val="none" w:sz="0" w:space="0" w:color="auto"/>
          </w:divBdr>
        </w:div>
        <w:div w:id="1042680742">
          <w:marLeft w:val="0"/>
          <w:marRight w:val="0"/>
          <w:marTop w:val="0"/>
          <w:marBottom w:val="0"/>
          <w:divBdr>
            <w:top w:val="none" w:sz="0" w:space="0" w:color="auto"/>
            <w:left w:val="none" w:sz="0" w:space="0" w:color="auto"/>
            <w:bottom w:val="none" w:sz="0" w:space="0" w:color="auto"/>
            <w:right w:val="none" w:sz="0" w:space="0" w:color="auto"/>
          </w:divBdr>
        </w:div>
        <w:div w:id="1530950112">
          <w:marLeft w:val="0"/>
          <w:marRight w:val="0"/>
          <w:marTop w:val="0"/>
          <w:marBottom w:val="0"/>
          <w:divBdr>
            <w:top w:val="none" w:sz="0" w:space="0" w:color="auto"/>
            <w:left w:val="none" w:sz="0" w:space="0" w:color="auto"/>
            <w:bottom w:val="none" w:sz="0" w:space="0" w:color="auto"/>
            <w:right w:val="none" w:sz="0" w:space="0" w:color="auto"/>
          </w:divBdr>
        </w:div>
        <w:div w:id="1383748382">
          <w:marLeft w:val="0"/>
          <w:marRight w:val="0"/>
          <w:marTop w:val="0"/>
          <w:marBottom w:val="0"/>
          <w:divBdr>
            <w:top w:val="none" w:sz="0" w:space="0" w:color="auto"/>
            <w:left w:val="none" w:sz="0" w:space="0" w:color="auto"/>
            <w:bottom w:val="none" w:sz="0" w:space="0" w:color="auto"/>
            <w:right w:val="none" w:sz="0" w:space="0" w:color="auto"/>
          </w:divBdr>
        </w:div>
        <w:div w:id="1077827950">
          <w:marLeft w:val="0"/>
          <w:marRight w:val="0"/>
          <w:marTop w:val="0"/>
          <w:marBottom w:val="0"/>
          <w:divBdr>
            <w:top w:val="none" w:sz="0" w:space="0" w:color="auto"/>
            <w:left w:val="none" w:sz="0" w:space="0" w:color="auto"/>
            <w:bottom w:val="none" w:sz="0" w:space="0" w:color="auto"/>
            <w:right w:val="none" w:sz="0" w:space="0" w:color="auto"/>
          </w:divBdr>
        </w:div>
        <w:div w:id="2011594029">
          <w:marLeft w:val="0"/>
          <w:marRight w:val="0"/>
          <w:marTop w:val="0"/>
          <w:marBottom w:val="0"/>
          <w:divBdr>
            <w:top w:val="none" w:sz="0" w:space="0" w:color="auto"/>
            <w:left w:val="none" w:sz="0" w:space="0" w:color="auto"/>
            <w:bottom w:val="none" w:sz="0" w:space="0" w:color="auto"/>
            <w:right w:val="none" w:sz="0" w:space="0" w:color="auto"/>
          </w:divBdr>
        </w:div>
        <w:div w:id="1528324774">
          <w:marLeft w:val="0"/>
          <w:marRight w:val="0"/>
          <w:marTop w:val="0"/>
          <w:marBottom w:val="0"/>
          <w:divBdr>
            <w:top w:val="none" w:sz="0" w:space="0" w:color="auto"/>
            <w:left w:val="none" w:sz="0" w:space="0" w:color="auto"/>
            <w:bottom w:val="none" w:sz="0" w:space="0" w:color="auto"/>
            <w:right w:val="none" w:sz="0" w:space="0" w:color="auto"/>
          </w:divBdr>
        </w:div>
        <w:div w:id="639187908">
          <w:marLeft w:val="0"/>
          <w:marRight w:val="0"/>
          <w:marTop w:val="0"/>
          <w:marBottom w:val="0"/>
          <w:divBdr>
            <w:top w:val="none" w:sz="0" w:space="0" w:color="auto"/>
            <w:left w:val="none" w:sz="0" w:space="0" w:color="auto"/>
            <w:bottom w:val="none" w:sz="0" w:space="0" w:color="auto"/>
            <w:right w:val="none" w:sz="0" w:space="0" w:color="auto"/>
          </w:divBdr>
        </w:div>
        <w:div w:id="1919365580">
          <w:marLeft w:val="0"/>
          <w:marRight w:val="0"/>
          <w:marTop w:val="0"/>
          <w:marBottom w:val="0"/>
          <w:divBdr>
            <w:top w:val="none" w:sz="0" w:space="0" w:color="auto"/>
            <w:left w:val="none" w:sz="0" w:space="0" w:color="auto"/>
            <w:bottom w:val="none" w:sz="0" w:space="0" w:color="auto"/>
            <w:right w:val="none" w:sz="0" w:space="0" w:color="auto"/>
          </w:divBdr>
        </w:div>
        <w:div w:id="1693995106">
          <w:marLeft w:val="0"/>
          <w:marRight w:val="0"/>
          <w:marTop w:val="0"/>
          <w:marBottom w:val="0"/>
          <w:divBdr>
            <w:top w:val="none" w:sz="0" w:space="0" w:color="auto"/>
            <w:left w:val="none" w:sz="0" w:space="0" w:color="auto"/>
            <w:bottom w:val="none" w:sz="0" w:space="0" w:color="auto"/>
            <w:right w:val="none" w:sz="0" w:space="0" w:color="auto"/>
          </w:divBdr>
        </w:div>
        <w:div w:id="1618830221">
          <w:marLeft w:val="0"/>
          <w:marRight w:val="0"/>
          <w:marTop w:val="0"/>
          <w:marBottom w:val="0"/>
          <w:divBdr>
            <w:top w:val="none" w:sz="0" w:space="0" w:color="auto"/>
            <w:left w:val="none" w:sz="0" w:space="0" w:color="auto"/>
            <w:bottom w:val="none" w:sz="0" w:space="0" w:color="auto"/>
            <w:right w:val="none" w:sz="0" w:space="0" w:color="auto"/>
          </w:divBdr>
        </w:div>
        <w:div w:id="987128966">
          <w:marLeft w:val="0"/>
          <w:marRight w:val="0"/>
          <w:marTop w:val="0"/>
          <w:marBottom w:val="0"/>
          <w:divBdr>
            <w:top w:val="none" w:sz="0" w:space="0" w:color="auto"/>
            <w:left w:val="none" w:sz="0" w:space="0" w:color="auto"/>
            <w:bottom w:val="none" w:sz="0" w:space="0" w:color="auto"/>
            <w:right w:val="none" w:sz="0" w:space="0" w:color="auto"/>
          </w:divBdr>
        </w:div>
        <w:div w:id="312560742">
          <w:marLeft w:val="0"/>
          <w:marRight w:val="0"/>
          <w:marTop w:val="0"/>
          <w:marBottom w:val="0"/>
          <w:divBdr>
            <w:top w:val="none" w:sz="0" w:space="0" w:color="auto"/>
            <w:left w:val="none" w:sz="0" w:space="0" w:color="auto"/>
            <w:bottom w:val="none" w:sz="0" w:space="0" w:color="auto"/>
            <w:right w:val="none" w:sz="0" w:space="0" w:color="auto"/>
          </w:divBdr>
        </w:div>
        <w:div w:id="71322337">
          <w:marLeft w:val="0"/>
          <w:marRight w:val="0"/>
          <w:marTop w:val="0"/>
          <w:marBottom w:val="0"/>
          <w:divBdr>
            <w:top w:val="none" w:sz="0" w:space="0" w:color="auto"/>
            <w:left w:val="none" w:sz="0" w:space="0" w:color="auto"/>
            <w:bottom w:val="none" w:sz="0" w:space="0" w:color="auto"/>
            <w:right w:val="none" w:sz="0" w:space="0" w:color="auto"/>
          </w:divBdr>
        </w:div>
      </w:divsChild>
    </w:div>
    <w:div w:id="1885025270">
      <w:bodyDiv w:val="1"/>
      <w:marLeft w:val="0"/>
      <w:marRight w:val="0"/>
      <w:marTop w:val="0"/>
      <w:marBottom w:val="0"/>
      <w:divBdr>
        <w:top w:val="none" w:sz="0" w:space="0" w:color="auto"/>
        <w:left w:val="none" w:sz="0" w:space="0" w:color="auto"/>
        <w:bottom w:val="none" w:sz="0" w:space="0" w:color="auto"/>
        <w:right w:val="none" w:sz="0" w:space="0" w:color="auto"/>
      </w:divBdr>
      <w:divsChild>
        <w:div w:id="229316957">
          <w:marLeft w:val="0"/>
          <w:marRight w:val="0"/>
          <w:marTop w:val="0"/>
          <w:marBottom w:val="0"/>
          <w:divBdr>
            <w:top w:val="none" w:sz="0" w:space="0" w:color="auto"/>
            <w:left w:val="none" w:sz="0" w:space="0" w:color="auto"/>
            <w:bottom w:val="none" w:sz="0" w:space="0" w:color="auto"/>
            <w:right w:val="none" w:sz="0" w:space="0" w:color="auto"/>
          </w:divBdr>
        </w:div>
        <w:div w:id="437025989">
          <w:marLeft w:val="0"/>
          <w:marRight w:val="0"/>
          <w:marTop w:val="0"/>
          <w:marBottom w:val="0"/>
          <w:divBdr>
            <w:top w:val="none" w:sz="0" w:space="0" w:color="auto"/>
            <w:left w:val="none" w:sz="0" w:space="0" w:color="auto"/>
            <w:bottom w:val="none" w:sz="0" w:space="0" w:color="auto"/>
            <w:right w:val="none" w:sz="0" w:space="0" w:color="auto"/>
          </w:divBdr>
        </w:div>
        <w:div w:id="1277524850">
          <w:marLeft w:val="0"/>
          <w:marRight w:val="0"/>
          <w:marTop w:val="0"/>
          <w:marBottom w:val="0"/>
          <w:divBdr>
            <w:top w:val="none" w:sz="0" w:space="0" w:color="auto"/>
            <w:left w:val="none" w:sz="0" w:space="0" w:color="auto"/>
            <w:bottom w:val="none" w:sz="0" w:space="0" w:color="auto"/>
            <w:right w:val="none" w:sz="0" w:space="0" w:color="auto"/>
          </w:divBdr>
        </w:div>
        <w:div w:id="1709639961">
          <w:marLeft w:val="0"/>
          <w:marRight w:val="0"/>
          <w:marTop w:val="0"/>
          <w:marBottom w:val="0"/>
          <w:divBdr>
            <w:top w:val="none" w:sz="0" w:space="0" w:color="auto"/>
            <w:left w:val="none" w:sz="0" w:space="0" w:color="auto"/>
            <w:bottom w:val="none" w:sz="0" w:space="0" w:color="auto"/>
            <w:right w:val="none" w:sz="0" w:space="0" w:color="auto"/>
          </w:divBdr>
        </w:div>
        <w:div w:id="456484882">
          <w:marLeft w:val="0"/>
          <w:marRight w:val="0"/>
          <w:marTop w:val="0"/>
          <w:marBottom w:val="0"/>
          <w:divBdr>
            <w:top w:val="none" w:sz="0" w:space="0" w:color="auto"/>
            <w:left w:val="none" w:sz="0" w:space="0" w:color="auto"/>
            <w:bottom w:val="none" w:sz="0" w:space="0" w:color="auto"/>
            <w:right w:val="none" w:sz="0" w:space="0" w:color="auto"/>
          </w:divBdr>
        </w:div>
        <w:div w:id="548103969">
          <w:marLeft w:val="0"/>
          <w:marRight w:val="0"/>
          <w:marTop w:val="0"/>
          <w:marBottom w:val="0"/>
          <w:divBdr>
            <w:top w:val="none" w:sz="0" w:space="0" w:color="auto"/>
            <w:left w:val="none" w:sz="0" w:space="0" w:color="auto"/>
            <w:bottom w:val="none" w:sz="0" w:space="0" w:color="auto"/>
            <w:right w:val="none" w:sz="0" w:space="0" w:color="auto"/>
          </w:divBdr>
        </w:div>
        <w:div w:id="205684418">
          <w:marLeft w:val="0"/>
          <w:marRight w:val="0"/>
          <w:marTop w:val="0"/>
          <w:marBottom w:val="0"/>
          <w:divBdr>
            <w:top w:val="none" w:sz="0" w:space="0" w:color="auto"/>
            <w:left w:val="none" w:sz="0" w:space="0" w:color="auto"/>
            <w:bottom w:val="none" w:sz="0" w:space="0" w:color="auto"/>
            <w:right w:val="none" w:sz="0" w:space="0" w:color="auto"/>
          </w:divBdr>
        </w:div>
        <w:div w:id="34354626">
          <w:marLeft w:val="0"/>
          <w:marRight w:val="0"/>
          <w:marTop w:val="0"/>
          <w:marBottom w:val="0"/>
          <w:divBdr>
            <w:top w:val="none" w:sz="0" w:space="0" w:color="auto"/>
            <w:left w:val="none" w:sz="0" w:space="0" w:color="auto"/>
            <w:bottom w:val="none" w:sz="0" w:space="0" w:color="auto"/>
            <w:right w:val="none" w:sz="0" w:space="0" w:color="auto"/>
          </w:divBdr>
        </w:div>
      </w:divsChild>
    </w:div>
    <w:div w:id="1906448800">
      <w:bodyDiv w:val="1"/>
      <w:marLeft w:val="0"/>
      <w:marRight w:val="0"/>
      <w:marTop w:val="0"/>
      <w:marBottom w:val="0"/>
      <w:divBdr>
        <w:top w:val="none" w:sz="0" w:space="0" w:color="auto"/>
        <w:left w:val="none" w:sz="0" w:space="0" w:color="auto"/>
        <w:bottom w:val="none" w:sz="0" w:space="0" w:color="auto"/>
        <w:right w:val="none" w:sz="0" w:space="0" w:color="auto"/>
      </w:divBdr>
    </w:div>
    <w:div w:id="1906836709">
      <w:bodyDiv w:val="1"/>
      <w:marLeft w:val="0"/>
      <w:marRight w:val="0"/>
      <w:marTop w:val="0"/>
      <w:marBottom w:val="0"/>
      <w:divBdr>
        <w:top w:val="none" w:sz="0" w:space="0" w:color="auto"/>
        <w:left w:val="none" w:sz="0" w:space="0" w:color="auto"/>
        <w:bottom w:val="none" w:sz="0" w:space="0" w:color="auto"/>
        <w:right w:val="none" w:sz="0" w:space="0" w:color="auto"/>
      </w:divBdr>
    </w:div>
    <w:div w:id="1946375412">
      <w:bodyDiv w:val="1"/>
      <w:marLeft w:val="0"/>
      <w:marRight w:val="0"/>
      <w:marTop w:val="0"/>
      <w:marBottom w:val="0"/>
      <w:divBdr>
        <w:top w:val="none" w:sz="0" w:space="0" w:color="auto"/>
        <w:left w:val="none" w:sz="0" w:space="0" w:color="auto"/>
        <w:bottom w:val="none" w:sz="0" w:space="0" w:color="auto"/>
        <w:right w:val="none" w:sz="0" w:space="0" w:color="auto"/>
      </w:divBdr>
    </w:div>
    <w:div w:id="2038189195">
      <w:bodyDiv w:val="1"/>
      <w:marLeft w:val="0"/>
      <w:marRight w:val="0"/>
      <w:marTop w:val="0"/>
      <w:marBottom w:val="0"/>
      <w:divBdr>
        <w:top w:val="none" w:sz="0" w:space="0" w:color="auto"/>
        <w:left w:val="none" w:sz="0" w:space="0" w:color="auto"/>
        <w:bottom w:val="none" w:sz="0" w:space="0" w:color="auto"/>
        <w:right w:val="none" w:sz="0" w:space="0" w:color="auto"/>
      </w:divBdr>
      <w:divsChild>
        <w:div w:id="1331760372">
          <w:marLeft w:val="0"/>
          <w:marRight w:val="0"/>
          <w:marTop w:val="0"/>
          <w:marBottom w:val="0"/>
          <w:divBdr>
            <w:top w:val="none" w:sz="0" w:space="0" w:color="auto"/>
            <w:left w:val="none" w:sz="0" w:space="0" w:color="auto"/>
            <w:bottom w:val="none" w:sz="0" w:space="0" w:color="auto"/>
            <w:right w:val="none" w:sz="0" w:space="0" w:color="auto"/>
          </w:divBdr>
          <w:divsChild>
            <w:div w:id="500048990">
              <w:marLeft w:val="0"/>
              <w:marRight w:val="0"/>
              <w:marTop w:val="0"/>
              <w:marBottom w:val="0"/>
              <w:divBdr>
                <w:top w:val="none" w:sz="0" w:space="0" w:color="auto"/>
                <w:left w:val="none" w:sz="0" w:space="0" w:color="auto"/>
                <w:bottom w:val="none" w:sz="0" w:space="0" w:color="auto"/>
                <w:right w:val="none" w:sz="0" w:space="0" w:color="auto"/>
              </w:divBdr>
              <w:divsChild>
                <w:div w:id="1442990730">
                  <w:marLeft w:val="0"/>
                  <w:marRight w:val="0"/>
                  <w:marTop w:val="0"/>
                  <w:marBottom w:val="0"/>
                  <w:divBdr>
                    <w:top w:val="none" w:sz="0" w:space="0" w:color="auto"/>
                    <w:left w:val="none" w:sz="0" w:space="0" w:color="auto"/>
                    <w:bottom w:val="none" w:sz="0" w:space="0" w:color="auto"/>
                    <w:right w:val="none" w:sz="0" w:space="0" w:color="auto"/>
                  </w:divBdr>
                  <w:divsChild>
                    <w:div w:id="1689789219">
                      <w:marLeft w:val="0"/>
                      <w:marRight w:val="0"/>
                      <w:marTop w:val="0"/>
                      <w:marBottom w:val="0"/>
                      <w:divBdr>
                        <w:top w:val="none" w:sz="0" w:space="0" w:color="auto"/>
                        <w:left w:val="none" w:sz="0" w:space="0" w:color="auto"/>
                        <w:bottom w:val="none" w:sz="0" w:space="0" w:color="auto"/>
                        <w:right w:val="none" w:sz="0" w:space="0" w:color="auto"/>
                      </w:divBdr>
                    </w:div>
                    <w:div w:id="1580018762">
                      <w:marLeft w:val="0"/>
                      <w:marRight w:val="0"/>
                      <w:marTop w:val="0"/>
                      <w:marBottom w:val="0"/>
                      <w:divBdr>
                        <w:top w:val="none" w:sz="0" w:space="0" w:color="auto"/>
                        <w:left w:val="none" w:sz="0" w:space="0" w:color="auto"/>
                        <w:bottom w:val="none" w:sz="0" w:space="0" w:color="auto"/>
                        <w:right w:val="none" w:sz="0" w:space="0" w:color="auto"/>
                      </w:divBdr>
                    </w:div>
                    <w:div w:id="696348683">
                      <w:marLeft w:val="0"/>
                      <w:marRight w:val="0"/>
                      <w:marTop w:val="0"/>
                      <w:marBottom w:val="0"/>
                      <w:divBdr>
                        <w:top w:val="none" w:sz="0" w:space="0" w:color="auto"/>
                        <w:left w:val="none" w:sz="0" w:space="0" w:color="auto"/>
                        <w:bottom w:val="none" w:sz="0" w:space="0" w:color="auto"/>
                        <w:right w:val="none" w:sz="0" w:space="0" w:color="auto"/>
                      </w:divBdr>
                      <w:divsChild>
                        <w:div w:id="156506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415065">
      <w:bodyDiv w:val="1"/>
      <w:marLeft w:val="0"/>
      <w:marRight w:val="0"/>
      <w:marTop w:val="0"/>
      <w:marBottom w:val="0"/>
      <w:divBdr>
        <w:top w:val="none" w:sz="0" w:space="0" w:color="auto"/>
        <w:left w:val="none" w:sz="0" w:space="0" w:color="auto"/>
        <w:bottom w:val="none" w:sz="0" w:space="0" w:color="auto"/>
        <w:right w:val="none" w:sz="0" w:space="0" w:color="auto"/>
      </w:divBdr>
    </w:div>
    <w:div w:id="2116292909">
      <w:bodyDiv w:val="1"/>
      <w:marLeft w:val="0"/>
      <w:marRight w:val="0"/>
      <w:marTop w:val="0"/>
      <w:marBottom w:val="0"/>
      <w:divBdr>
        <w:top w:val="none" w:sz="0" w:space="0" w:color="auto"/>
        <w:left w:val="none" w:sz="0" w:space="0" w:color="auto"/>
        <w:bottom w:val="none" w:sz="0" w:space="0" w:color="auto"/>
        <w:right w:val="none" w:sz="0" w:space="0" w:color="auto"/>
      </w:divBdr>
    </w:div>
    <w:div w:id="213386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istqbexamcertification.com/what-is-system-testing/" TargetMode="External"/><Relationship Id="rId18" Type="http://schemas.openxmlformats.org/officeDocument/2006/relationships/hyperlink" Target="http://istqbexamcertification.com/what-is-acceptance-testing/" TargetMode="External"/><Relationship Id="rId26" Type="http://schemas.openxmlformats.org/officeDocument/2006/relationships/hyperlink" Target="http://softwaretestingfundamentals.com/test-plan/" TargetMode="External"/><Relationship Id="rId39" Type="http://schemas.openxmlformats.org/officeDocument/2006/relationships/hyperlink" Target="http://istqbexamcertification.com/what-is-efficiency-testing-in-software/" TargetMode="External"/><Relationship Id="rId21" Type="http://schemas.openxmlformats.org/officeDocument/2006/relationships/hyperlink" Target="http://istqbexamcertification.com/what-is-defect-or-bugs-or-faults-in-software-testing/" TargetMode="External"/><Relationship Id="rId34" Type="http://schemas.openxmlformats.org/officeDocument/2006/relationships/hyperlink" Target="http://istqbexamcertification.com/what-is-acceptance-testing/" TargetMode="External"/><Relationship Id="rId42" Type="http://schemas.openxmlformats.org/officeDocument/2006/relationships/hyperlink" Target="http://istqbexamcertification.com/what-is-baseline-testing-in-software/" TargetMode="External"/><Relationship Id="rId47" Type="http://schemas.openxmlformats.org/officeDocument/2006/relationships/hyperlink" Target="http://istqbexamcertification.com/what-is-performance-testing-in-software/" TargetMode="External"/><Relationship Id="rId50" Type="http://schemas.openxmlformats.org/officeDocument/2006/relationships/hyperlink" Target="http://istqbexamcertification.com/what-is-scalability-testing-in-software/" TargetMode="External"/><Relationship Id="rId55" Type="http://schemas.openxmlformats.org/officeDocument/2006/relationships/hyperlink" Target="http://istqbexamcertification.com/what-is-retesting/" TargetMode="External"/><Relationship Id="rId63" Type="http://schemas.openxmlformats.org/officeDocument/2006/relationships/image" Target="media/image6.png"/><Relationship Id="rId7" Type="http://schemas.openxmlformats.org/officeDocument/2006/relationships/hyperlink" Target="http://istqbexamcertification.com/what-is-static-testing/" TargetMode="External"/><Relationship Id="rId2" Type="http://schemas.openxmlformats.org/officeDocument/2006/relationships/styles" Target="styles.xml"/><Relationship Id="rId16" Type="http://schemas.openxmlformats.org/officeDocument/2006/relationships/hyperlink" Target="http://istqbexamcertification.com/what-is-defect-or-bugs-or-faults-in-software-testing/" TargetMode="External"/><Relationship Id="rId29" Type="http://schemas.openxmlformats.org/officeDocument/2006/relationships/hyperlink" Target="http://softwaretestingfundamentals.com/defect-report/" TargetMode="External"/><Relationship Id="rId1" Type="http://schemas.openxmlformats.org/officeDocument/2006/relationships/numbering" Target="numbering.xml"/><Relationship Id="rId6" Type="http://schemas.openxmlformats.org/officeDocument/2006/relationships/hyperlink" Target="http://istqbexamcertification.com/what-is-defect-or-bugs-or-faults-in-software-testing/" TargetMode="External"/><Relationship Id="rId11" Type="http://schemas.openxmlformats.org/officeDocument/2006/relationships/hyperlink" Target="http://istqbexamcertification.com/what-is-unit-testing/" TargetMode="External"/><Relationship Id="rId24" Type="http://schemas.openxmlformats.org/officeDocument/2006/relationships/hyperlink" Target="http://istqbexamcertification.com/what-are-the-software-development-life-cycle-phases/" TargetMode="External"/><Relationship Id="rId32" Type="http://schemas.openxmlformats.org/officeDocument/2006/relationships/hyperlink" Target="http://istqbexamcertification.com/what-is-integration-testing/" TargetMode="External"/><Relationship Id="rId37" Type="http://schemas.openxmlformats.org/officeDocument/2006/relationships/hyperlink" Target="http://istqbexamcertification.com/what-is-reliability-testing-in-software/" TargetMode="External"/><Relationship Id="rId40" Type="http://schemas.openxmlformats.org/officeDocument/2006/relationships/hyperlink" Target="http://istqbexamcertification.com/what-is-maintainability-testing-in-software/" TargetMode="External"/><Relationship Id="rId45" Type="http://schemas.openxmlformats.org/officeDocument/2006/relationships/hyperlink" Target="http://istqbexamcertification.com/what-is-endurance-testing-in-software/" TargetMode="External"/><Relationship Id="rId53" Type="http://schemas.openxmlformats.org/officeDocument/2006/relationships/hyperlink" Target="http://istqbexamcertification.com/what-is-recovery-testing-in-software/" TargetMode="External"/><Relationship Id="rId58" Type="http://schemas.openxmlformats.org/officeDocument/2006/relationships/hyperlink" Target="http://www.softwaretestinghelp.com/what-is-non-functional-testing/"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istqbexamcertification.com/when-do-defects-in-software-testing-arise/" TargetMode="External"/><Relationship Id="rId23" Type="http://schemas.openxmlformats.org/officeDocument/2006/relationships/hyperlink" Target="http://istqbexamcertification.com/what-is-the-difference-between-severity-and-priority/" TargetMode="External"/><Relationship Id="rId28" Type="http://schemas.openxmlformats.org/officeDocument/2006/relationships/hyperlink" Target="http://softwaretestingfundamentals.com/test-script/" TargetMode="External"/><Relationship Id="rId36" Type="http://schemas.openxmlformats.org/officeDocument/2006/relationships/hyperlink" Target="http://istqbexamcertification.com/what-is-beta-testing/" TargetMode="External"/><Relationship Id="rId49" Type="http://schemas.openxmlformats.org/officeDocument/2006/relationships/hyperlink" Target="http://istqbexamcertification.com/what-is-security-testing-in-software/" TargetMode="External"/><Relationship Id="rId57" Type="http://schemas.openxmlformats.org/officeDocument/2006/relationships/image" Target="media/image3.png"/><Relationship Id="rId61" Type="http://schemas.openxmlformats.org/officeDocument/2006/relationships/image" Target="media/image4.png"/><Relationship Id="rId10" Type="http://schemas.openxmlformats.org/officeDocument/2006/relationships/hyperlink" Target="http://istqbexamcertification.com/what-is-dynamic-testing-technique/" TargetMode="External"/><Relationship Id="rId19" Type="http://schemas.openxmlformats.org/officeDocument/2006/relationships/hyperlink" Target="http://istqbexamcertification.com/wp-content/uploads/2011/12/Bug-life-cycle1.jpg" TargetMode="External"/><Relationship Id="rId31" Type="http://schemas.openxmlformats.org/officeDocument/2006/relationships/hyperlink" Target="http://istqbexamcertification.com/what-is-component-testing/" TargetMode="External"/><Relationship Id="rId44" Type="http://schemas.openxmlformats.org/officeDocument/2006/relationships/hyperlink" Target="http://istqbexamcertification.com/what-is-documentation-testing/" TargetMode="External"/><Relationship Id="rId52" Type="http://schemas.openxmlformats.org/officeDocument/2006/relationships/hyperlink" Target="http://istqbexamcertification.com/what-is-stress-testing-in-software/" TargetMode="External"/><Relationship Id="rId60" Type="http://schemas.openxmlformats.org/officeDocument/2006/relationships/hyperlink" Target="http://testingbasicinterviewquestions.blogspot.in/2015/02/difference-between-srs-frs-and-brs.html" TargetMode="External"/><Relationship Id="rId65" Type="http://schemas.openxmlformats.org/officeDocument/2006/relationships/hyperlink" Target="http://www.softwaretestinghelp.com/what-is-sdlc-waterfall-model/" TargetMode="External"/><Relationship Id="rId4" Type="http://schemas.openxmlformats.org/officeDocument/2006/relationships/settings" Target="settings.xml"/><Relationship Id="rId9" Type="http://schemas.openxmlformats.org/officeDocument/2006/relationships/hyperlink" Target="http://istqbexamcertification.com/what-is-inspection-in-software-testing/" TargetMode="External"/><Relationship Id="rId14" Type="http://schemas.openxmlformats.org/officeDocument/2006/relationships/hyperlink" Target="http://istqbexamcertification.com/what-is-a-software-testing/" TargetMode="External"/><Relationship Id="rId22" Type="http://schemas.openxmlformats.org/officeDocument/2006/relationships/hyperlink" Target="http://istqbexamcertification.com/what-is-risk-in-software-testing/" TargetMode="External"/><Relationship Id="rId27" Type="http://schemas.openxmlformats.org/officeDocument/2006/relationships/hyperlink" Target="http://softwaretestingfundamentals.com/test-case/" TargetMode="External"/><Relationship Id="rId30" Type="http://schemas.openxmlformats.org/officeDocument/2006/relationships/hyperlink" Target="http://istqbexamcertification.com/what-is-unit-testing/" TargetMode="External"/><Relationship Id="rId35" Type="http://schemas.openxmlformats.org/officeDocument/2006/relationships/hyperlink" Target="http://istqbexamcertification.com/what-is-alpha-testing/" TargetMode="External"/><Relationship Id="rId43" Type="http://schemas.openxmlformats.org/officeDocument/2006/relationships/hyperlink" Target="http://istqbexamcertification.com/what-is-compliance-testing-in-software/" TargetMode="External"/><Relationship Id="rId48" Type="http://schemas.openxmlformats.org/officeDocument/2006/relationships/hyperlink" Target="http://istqbexamcertification.com/what-is-compatibility-testing-in-software/" TargetMode="External"/><Relationship Id="rId56" Type="http://schemas.openxmlformats.org/officeDocument/2006/relationships/image" Target="media/image2.png"/><Relationship Id="rId64" Type="http://schemas.openxmlformats.org/officeDocument/2006/relationships/hyperlink" Target="http://www.softwaretestinghelp.com/agile-scrum-methodology-for-development-and-testing/" TargetMode="External"/><Relationship Id="rId8" Type="http://schemas.openxmlformats.org/officeDocument/2006/relationships/hyperlink" Target="http://istqbexamcertification.com/what-is-walkthrough-in-software-testing/" TargetMode="External"/><Relationship Id="rId51" Type="http://schemas.openxmlformats.org/officeDocument/2006/relationships/hyperlink" Target="http://istqbexamcertification.com/what-is-volume-testing-in-software/" TargetMode="External"/><Relationship Id="rId3" Type="http://schemas.microsoft.com/office/2007/relationships/stylesWithEffects" Target="stylesWithEffects.xml"/><Relationship Id="rId12" Type="http://schemas.openxmlformats.org/officeDocument/2006/relationships/hyperlink" Target="http://istqbexamcertification.com/what-is-integration-testing/" TargetMode="External"/><Relationship Id="rId17" Type="http://schemas.openxmlformats.org/officeDocument/2006/relationships/hyperlink" Target="http://istqbexamcertification.com/from-where-do-defects-and-failures-in-software-testing-arise/" TargetMode="External"/><Relationship Id="rId25" Type="http://schemas.openxmlformats.org/officeDocument/2006/relationships/hyperlink" Target="http://istqbexamcertification.com/what-is-alpha-testing/" TargetMode="External"/><Relationship Id="rId33" Type="http://schemas.openxmlformats.org/officeDocument/2006/relationships/hyperlink" Target="http://istqbexamcertification.com/what-is-component-integration-testing/" TargetMode="External"/><Relationship Id="rId38" Type="http://schemas.openxmlformats.org/officeDocument/2006/relationships/hyperlink" Target="http://istqbexamcertification.com/what-is-usability-testing-in-software-and-its-benifits-to-end-user/" TargetMode="External"/><Relationship Id="rId46" Type="http://schemas.openxmlformats.org/officeDocument/2006/relationships/hyperlink" Target="http://istqbexamcertification.com/what-is-load-testing-in-software/" TargetMode="External"/><Relationship Id="rId59" Type="http://schemas.openxmlformats.org/officeDocument/2006/relationships/hyperlink" Target="http://www.softwaretestinghelp.com/what-is-negative-testing/" TargetMode="External"/><Relationship Id="rId67" Type="http://schemas.openxmlformats.org/officeDocument/2006/relationships/theme" Target="theme/theme1.xml"/><Relationship Id="rId20" Type="http://schemas.openxmlformats.org/officeDocument/2006/relationships/image" Target="media/image1.jpeg"/><Relationship Id="rId41" Type="http://schemas.openxmlformats.org/officeDocument/2006/relationships/hyperlink" Target="http://istqbexamcertification.com/what-is-portability-testing-in-software/" TargetMode="External"/><Relationship Id="rId54" Type="http://schemas.openxmlformats.org/officeDocument/2006/relationships/hyperlink" Target="http://istqbexamcertification.com/what-is-internationalization-testing-and-localization-testing-in-software/" TargetMode="External"/><Relationship Id="rId6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4989</TotalTime>
  <Pages>26</Pages>
  <Words>7822</Words>
  <Characters>44592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MBilal</dc:creator>
  <cp:lastModifiedBy>MBilal</cp:lastModifiedBy>
  <cp:revision>232</cp:revision>
  <dcterms:created xsi:type="dcterms:W3CDTF">2017-02-11T06:36:00Z</dcterms:created>
  <dcterms:modified xsi:type="dcterms:W3CDTF">2017-02-14T17:45:00Z</dcterms:modified>
</cp:coreProperties>
</file>